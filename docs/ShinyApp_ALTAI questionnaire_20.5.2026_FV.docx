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E40D" w14:textId="273153EE" w:rsidR="001F1CF4" w:rsidRDefault="0076290A" w:rsidP="009F55A0">
      <w:pPr>
        <w:spacing w:after="0" w:line="360" w:lineRule="auto"/>
        <w:rPr>
          <w:b/>
          <w:bCs/>
          <w:sz w:val="32"/>
          <w:szCs w:val="32"/>
        </w:rPr>
      </w:pPr>
      <w:r w:rsidRPr="0076290A">
        <w:rPr>
          <w:b/>
          <w:bCs/>
          <w:sz w:val="32"/>
          <w:szCs w:val="32"/>
        </w:rPr>
        <w:t xml:space="preserve">AI4Deliberation: </w:t>
      </w:r>
      <w:r w:rsidR="001F1CF4">
        <w:rPr>
          <w:b/>
          <w:bCs/>
          <w:sz w:val="32"/>
          <w:szCs w:val="32"/>
        </w:rPr>
        <w:t xml:space="preserve">Ethics and Legal – </w:t>
      </w:r>
      <w:r w:rsidR="001032A3">
        <w:rPr>
          <w:b/>
          <w:bCs/>
          <w:sz w:val="32"/>
          <w:szCs w:val="32"/>
        </w:rPr>
        <w:t>Shiny</w:t>
      </w:r>
      <w:r w:rsidR="00846EEA">
        <w:rPr>
          <w:b/>
          <w:bCs/>
          <w:sz w:val="32"/>
          <w:szCs w:val="32"/>
        </w:rPr>
        <w:t xml:space="preserve"> </w:t>
      </w:r>
      <w:r w:rsidR="001032A3">
        <w:rPr>
          <w:b/>
          <w:bCs/>
          <w:sz w:val="32"/>
          <w:szCs w:val="32"/>
        </w:rPr>
        <w:t>App</w:t>
      </w:r>
    </w:p>
    <w:p w14:paraId="15157200" w14:textId="77777777" w:rsidR="00D72CE9" w:rsidRDefault="00D72CE9" w:rsidP="00D72CE9">
      <w:pPr>
        <w:spacing w:after="0" w:line="360" w:lineRule="auto"/>
        <w:rPr>
          <w:i/>
          <w:iCs/>
          <w:lang w:val="en-US"/>
        </w:rPr>
      </w:pPr>
    </w:p>
    <w:p w14:paraId="177FECFA" w14:textId="288CF130" w:rsidR="001F4001" w:rsidRPr="001F4001" w:rsidRDefault="001F4001" w:rsidP="001F4001">
      <w:pPr>
        <w:pStyle w:val="ListParagraph"/>
        <w:numPr>
          <w:ilvl w:val="0"/>
          <w:numId w:val="8"/>
        </w:numPr>
        <w:spacing w:after="0" w:line="360" w:lineRule="auto"/>
        <w:rPr>
          <w:b/>
          <w:bCs/>
          <w:lang w:val="en-US"/>
        </w:rPr>
      </w:pPr>
      <w:r>
        <w:rPr>
          <w:b/>
          <w:bCs/>
          <w:lang w:val="en-US"/>
        </w:rPr>
        <w:t>General overview</w:t>
      </w:r>
    </w:p>
    <w:p w14:paraId="6338E2A9" w14:textId="77777777" w:rsidR="00D72CE9" w:rsidRDefault="00D72CE9" w:rsidP="00D72CE9">
      <w:pPr>
        <w:spacing w:after="0" w:line="360" w:lineRule="auto"/>
        <w:jc w:val="both"/>
        <w:rPr>
          <w:i/>
          <w:iCs/>
          <w:lang w:val="en-US"/>
        </w:rPr>
      </w:pPr>
    </w:p>
    <w:p w14:paraId="02BFF736" w14:textId="4C5FD9FF" w:rsidR="00820036" w:rsidRDefault="001F4001" w:rsidP="002E0AF3">
      <w:pPr>
        <w:spacing w:after="0" w:line="360" w:lineRule="auto"/>
        <w:jc w:val="both"/>
        <w:rPr>
          <w:i/>
          <w:iCs/>
          <w:lang w:val="en-US"/>
        </w:rPr>
      </w:pPr>
      <w:r>
        <w:rPr>
          <w:i/>
          <w:iCs/>
          <w:lang w:val="en-US"/>
        </w:rPr>
        <w:t xml:space="preserve">Please, provide a short description of the main features of the </w:t>
      </w:r>
      <w:r w:rsidR="00846EEA">
        <w:rPr>
          <w:i/>
          <w:iCs/>
          <w:lang w:val="en-US"/>
        </w:rPr>
        <w:t>Shiny App</w:t>
      </w:r>
      <w:r>
        <w:rPr>
          <w:i/>
          <w:iCs/>
          <w:lang w:val="en-US"/>
        </w:rPr>
        <w:t>. Focus on the following topics:</w:t>
      </w:r>
    </w:p>
    <w:p w14:paraId="7418DBE0" w14:textId="1F9A5E57" w:rsidR="001F4001" w:rsidRDefault="001F4001" w:rsidP="001F4001">
      <w:pPr>
        <w:pStyle w:val="ListParagraph"/>
        <w:numPr>
          <w:ilvl w:val="0"/>
          <w:numId w:val="10"/>
        </w:numPr>
        <w:spacing w:after="0" w:line="360" w:lineRule="auto"/>
        <w:jc w:val="both"/>
        <w:rPr>
          <w:i/>
          <w:iCs/>
          <w:lang w:val="en-US"/>
        </w:rPr>
      </w:pPr>
      <w:r>
        <w:rPr>
          <w:i/>
          <w:iCs/>
          <w:lang w:val="en-US"/>
        </w:rPr>
        <w:t xml:space="preserve">What specific needs/issues does this </w:t>
      </w:r>
      <w:r w:rsidR="00846EEA">
        <w:rPr>
          <w:i/>
          <w:iCs/>
          <w:lang w:val="en-US"/>
        </w:rPr>
        <w:t xml:space="preserve">tool </w:t>
      </w:r>
      <w:r>
        <w:rPr>
          <w:i/>
          <w:iCs/>
          <w:lang w:val="en-US"/>
        </w:rPr>
        <w:t>address</w:t>
      </w:r>
    </w:p>
    <w:p w14:paraId="069BAABC" w14:textId="77777777" w:rsidR="00055BA7" w:rsidRDefault="0094368A" w:rsidP="0094368A">
      <w:pPr>
        <w:spacing w:after="0" w:line="360" w:lineRule="auto"/>
        <w:jc w:val="both"/>
        <w:rPr>
          <w:ins w:id="0" w:author="Francesco Veri" w:date="2026-06-02T12:47:00Z" w16du:dateUtc="2026-06-02T10:47:00Z"/>
          <w:lang w:val="en-US"/>
        </w:rPr>
      </w:pPr>
      <w:r>
        <w:rPr>
          <w:lang w:val="en-US"/>
        </w:rPr>
        <w:t>The D</w:t>
      </w:r>
      <w:ins w:id="1" w:author="Francesco Veri" w:date="2026-06-02T12:42:00Z" w16du:dateUtc="2026-06-02T10:42:00Z">
        <w:r w:rsidR="00055BA7">
          <w:rPr>
            <w:lang w:val="en-US"/>
          </w:rPr>
          <w:t xml:space="preserve">eliberative </w:t>
        </w:r>
      </w:ins>
      <w:r>
        <w:rPr>
          <w:lang w:val="en-US"/>
        </w:rPr>
        <w:t>P</w:t>
      </w:r>
      <w:ins w:id="2" w:author="Francesco Veri" w:date="2026-06-02T12:42:00Z" w16du:dateUtc="2026-06-02T10:42:00Z">
        <w:r w:rsidR="00055BA7">
          <w:rPr>
            <w:lang w:val="en-US"/>
          </w:rPr>
          <w:t xml:space="preserve">rocess </w:t>
        </w:r>
      </w:ins>
      <w:r>
        <w:rPr>
          <w:lang w:val="en-US"/>
        </w:rPr>
        <w:t>D</w:t>
      </w:r>
      <w:ins w:id="3" w:author="Francesco Veri" w:date="2026-06-02T12:42:00Z" w16du:dateUtc="2026-06-02T10:42:00Z">
        <w:r w:rsidR="00055BA7">
          <w:rPr>
            <w:lang w:val="en-US"/>
          </w:rPr>
          <w:t xml:space="preserve">esign </w:t>
        </w:r>
      </w:ins>
      <w:r>
        <w:rPr>
          <w:lang w:val="en-US"/>
        </w:rPr>
        <w:t>T</w:t>
      </w:r>
      <w:ins w:id="4" w:author="Francesco Veri" w:date="2026-06-02T12:42:00Z" w16du:dateUtc="2026-06-02T10:42:00Z">
        <w:r w:rsidR="00055BA7">
          <w:rPr>
            <w:lang w:val="en-US"/>
          </w:rPr>
          <w:t>ool (</w:t>
        </w:r>
        <w:proofErr w:type="gramStart"/>
        <w:r w:rsidR="00055BA7">
          <w:rPr>
            <w:lang w:val="en-US"/>
          </w:rPr>
          <w:t>DPDT)</w:t>
        </w:r>
      </w:ins>
      <w:r>
        <w:rPr>
          <w:lang w:val="en-US"/>
        </w:rPr>
        <w:t xml:space="preserve"> </w:t>
      </w:r>
      <w:ins w:id="5" w:author="Francesco Veri" w:date="2026-06-02T12:42:00Z" w16du:dateUtc="2026-06-02T10:42:00Z">
        <w:r w:rsidR="00055BA7">
          <w:rPr>
            <w:lang w:val="en-US"/>
          </w:rPr>
          <w:t xml:space="preserve"> is</w:t>
        </w:r>
        <w:proofErr w:type="gramEnd"/>
        <w:r w:rsidR="00055BA7">
          <w:rPr>
            <w:lang w:val="en-US"/>
          </w:rPr>
          <w:t xml:space="preserve"> a decision-support application developed for deliberative process </w:t>
        </w:r>
        <w:proofErr w:type="spellStart"/>
        <w:r w:rsidR="00055BA7">
          <w:rPr>
            <w:lang w:val="en-US"/>
          </w:rPr>
          <w:t>organisers</w:t>
        </w:r>
        <w:proofErr w:type="spellEnd"/>
        <w:r w:rsidR="00055BA7">
          <w:rPr>
            <w:lang w:val="en-US"/>
          </w:rPr>
          <w:t xml:space="preserve"> and practitioners. </w:t>
        </w:r>
      </w:ins>
      <w:del w:id="6" w:author="Francesco Veri" w:date="2026-06-02T12:42:00Z" w16du:dateUtc="2026-06-02T10:42:00Z">
        <w:r w:rsidDel="00055BA7">
          <w:rPr>
            <w:lang w:val="en-US"/>
          </w:rPr>
          <w:delText>app</w:delText>
        </w:r>
      </w:del>
      <w:ins w:id="7" w:author="Francesco Veri" w:date="2026-06-02T12:42:00Z" w16du:dateUtc="2026-06-02T10:42:00Z">
        <w:r w:rsidR="00055BA7">
          <w:rPr>
            <w:lang w:val="en-US"/>
          </w:rPr>
          <w:t xml:space="preserve">Its purpose is to guide users through </w:t>
        </w:r>
      </w:ins>
      <w:del w:id="8" w:author="Francesco Veri" w:date="2026-06-02T12:42:00Z" w16du:dateUtc="2026-06-02T10:42:00Z">
        <w:r w:rsidDel="00055BA7">
          <w:rPr>
            <w:lang w:val="en-US"/>
          </w:rPr>
          <w:delText xml:space="preserve"> </w:delText>
        </w:r>
      </w:del>
      <w:del w:id="9" w:author="Francesco Veri" w:date="2026-06-02T12:36:00Z" w16du:dateUtc="2026-06-02T10:36:00Z">
        <w:r w:rsidDel="00055BA7">
          <w:rPr>
            <w:lang w:val="en-US"/>
          </w:rPr>
          <w:delText>supports</w:delText>
        </w:r>
      </w:del>
      <w:del w:id="10" w:author="Francesco Veri" w:date="2026-06-02T12:43:00Z" w16du:dateUtc="2026-06-02T10:43:00Z">
        <w:r w:rsidDel="00055BA7">
          <w:rPr>
            <w:lang w:val="en-US"/>
          </w:rPr>
          <w:delText xml:space="preserve"> </w:delText>
        </w:r>
      </w:del>
      <w:r>
        <w:rPr>
          <w:lang w:val="en-US"/>
        </w:rPr>
        <w:t>the design of scalable deliberative processes</w:t>
      </w:r>
      <w:ins w:id="11" w:author="Francesco Veri" w:date="2026-06-02T12:43:00Z" w16du:dateUtc="2026-06-02T10:43:00Z">
        <w:r w:rsidR="00055BA7">
          <w:rPr>
            <w:lang w:val="en-US"/>
          </w:rPr>
          <w:t xml:space="preserve"> by generating structured recommendations across four interconne</w:t>
        </w:r>
      </w:ins>
      <w:ins w:id="12" w:author="Francesco Veri" w:date="2026-06-02T12:44:00Z" w16du:dateUtc="2026-06-02T10:44:00Z">
        <w:r w:rsidR="00055BA7">
          <w:rPr>
            <w:lang w:val="en-US"/>
          </w:rPr>
          <w:t>cted dimensions: deliberative process design choices, AI-assisted features, multimodal and gamified approaches, and socio-technical considerations. These recommendations are intended to hel</w:t>
        </w:r>
      </w:ins>
      <w:ins w:id="13" w:author="Francesco Veri" w:date="2026-06-02T12:45:00Z" w16du:dateUtc="2026-06-02T10:45:00Z">
        <w:r w:rsidR="00055BA7">
          <w:rPr>
            <w:lang w:val="en-US"/>
          </w:rPr>
          <w:t xml:space="preserve">p practitioners identify design configurations that support or enhance the quality of deliberation </w:t>
        </w:r>
        <w:proofErr w:type="gramStart"/>
        <w:r w:rsidR="00055BA7">
          <w:rPr>
            <w:lang w:val="en-US"/>
          </w:rPr>
          <w:t>in a given</w:t>
        </w:r>
        <w:proofErr w:type="gramEnd"/>
        <w:r w:rsidR="00055BA7">
          <w:rPr>
            <w:lang w:val="en-US"/>
          </w:rPr>
          <w:t xml:space="preserve"> context.</w:t>
        </w:r>
      </w:ins>
      <w:del w:id="14" w:author="Francesco Veri" w:date="2026-06-02T12:44:00Z" w16du:dateUtc="2026-06-02T10:44:00Z">
        <w:r w:rsidDel="00055BA7">
          <w:rPr>
            <w:lang w:val="en-US"/>
          </w:rPr>
          <w:delText xml:space="preserve">, </w:delText>
        </w:r>
      </w:del>
    </w:p>
    <w:p w14:paraId="5898030B" w14:textId="5CC4A47E" w:rsidR="0094368A" w:rsidRPr="0094368A" w:rsidDel="004249BC" w:rsidRDefault="004249BC" w:rsidP="0094368A">
      <w:pPr>
        <w:spacing w:after="0" w:line="360" w:lineRule="auto"/>
        <w:jc w:val="both"/>
        <w:rPr>
          <w:del w:id="15" w:author="Francesco Veri" w:date="2026-06-02T12:48:00Z" w16du:dateUtc="2026-06-02T10:48:00Z"/>
          <w:lang w:val="en-US"/>
        </w:rPr>
      </w:pPr>
      <w:ins w:id="16" w:author="Francesco Veri" w:date="2026-06-02T12:48:00Z">
        <w:r w:rsidRPr="004249BC">
          <w:t>The DPDT is grounded in a systematic review of the academic literature on deliberative democracy, a set of normative principles governing deliberative quality, and a socio-technical framework that translates these principles into operational design parameters. The resulting recommendation logic reflects evidence-based criteria for what conditions — structural, technological, and interactional — are associated with high-quality deliberative outcomes.</w:t>
        </w:r>
      </w:ins>
      <w:del w:id="17" w:author="Francesco Veri" w:date="2026-06-02T12:44:00Z" w16du:dateUtc="2026-06-02T10:44:00Z">
        <w:r w:rsidR="0094368A" w:rsidDel="00055BA7">
          <w:rPr>
            <w:lang w:val="en-US"/>
          </w:rPr>
          <w:delText xml:space="preserve">pointing out </w:delText>
        </w:r>
      </w:del>
      <w:del w:id="18" w:author="Francesco Veri" w:date="2026-06-02T12:38:00Z" w16du:dateUtc="2026-06-02T10:38:00Z">
        <w:r w:rsidR="0094368A" w:rsidDel="00055BA7">
          <w:rPr>
            <w:lang w:val="en-US"/>
          </w:rPr>
          <w:delText>tools and</w:delText>
        </w:r>
      </w:del>
      <w:del w:id="19" w:author="Francesco Veri" w:date="2026-06-02T12:44:00Z" w16du:dateUtc="2026-06-02T10:44:00Z">
        <w:r w:rsidR="0094368A" w:rsidDel="00055BA7">
          <w:rPr>
            <w:lang w:val="en-US"/>
          </w:rPr>
          <w:delText xml:space="preserve"> design choices that</w:delText>
        </w:r>
      </w:del>
      <w:del w:id="20" w:author="Francesco Veri" w:date="2026-06-02T12:45:00Z" w16du:dateUtc="2026-06-02T10:45:00Z">
        <w:r w:rsidR="0094368A" w:rsidDel="00055BA7">
          <w:rPr>
            <w:lang w:val="en-US"/>
          </w:rPr>
          <w:delText xml:space="preserve"> help to ensure or increase high deliberation quality of the process.</w:delText>
        </w:r>
      </w:del>
    </w:p>
    <w:p w14:paraId="64CBFF00" w14:textId="77777777" w:rsidR="0094368A" w:rsidRPr="0094368A" w:rsidRDefault="0094368A" w:rsidP="0094368A">
      <w:pPr>
        <w:spacing w:after="0" w:line="360" w:lineRule="auto"/>
        <w:jc w:val="both"/>
        <w:rPr>
          <w:i/>
          <w:iCs/>
          <w:lang w:val="en-US"/>
        </w:rPr>
      </w:pPr>
    </w:p>
    <w:p w14:paraId="70FF559A" w14:textId="0021F4D8" w:rsidR="001F4001" w:rsidRDefault="001F4001" w:rsidP="001F4001">
      <w:pPr>
        <w:pStyle w:val="ListParagraph"/>
        <w:numPr>
          <w:ilvl w:val="0"/>
          <w:numId w:val="10"/>
        </w:numPr>
        <w:spacing w:after="0" w:line="360" w:lineRule="auto"/>
        <w:jc w:val="both"/>
        <w:rPr>
          <w:i/>
          <w:iCs/>
          <w:lang w:val="en-US"/>
        </w:rPr>
      </w:pPr>
      <w:r>
        <w:rPr>
          <w:i/>
          <w:iCs/>
          <w:lang w:val="en-US"/>
        </w:rPr>
        <w:t>What are the potential benefits and risks for our project, for hosts of deliberative processes and for deliberation participants (civil society members)</w:t>
      </w:r>
    </w:p>
    <w:p w14:paraId="54F77CAC" w14:textId="497097BB" w:rsidR="004249BC" w:rsidRPr="004249BC" w:rsidRDefault="0094368A" w:rsidP="004249BC">
      <w:pPr>
        <w:spacing w:after="0" w:line="360" w:lineRule="auto"/>
        <w:jc w:val="both"/>
        <w:rPr>
          <w:ins w:id="21" w:author="Francesco Veri" w:date="2026-06-02T12:52:00Z"/>
          <w:lang w:val="en-CH"/>
        </w:rPr>
      </w:pPr>
      <w:r>
        <w:rPr>
          <w:lang w:val="en-US"/>
        </w:rPr>
        <w:t xml:space="preserve">Benefits: </w:t>
      </w:r>
      <w:ins w:id="22" w:author="Francesco Veri" w:date="2026-06-02T12:52:00Z">
        <w:r w:rsidR="004249BC" w:rsidRPr="004249BC">
          <w:rPr>
            <w:lang w:val="en-CH"/>
          </w:rPr>
          <w:t>For the research project, the DPDT provides an evidence-based and interactively accessible design instrument that translates deliberative theory into concrete process recommendations. By grounding design choices in academic research on deliberative quality, the tool enables systematic and reproducible evaluation of how different configurations — AI-assisted features, multimodal interfaces, and gamification elements — affect the quality of deliberation across the AI4Deliberation pilots (WP</w:t>
        </w:r>
      </w:ins>
      <w:ins w:id="23" w:author="Francesco Veri" w:date="2026-06-02T12:53:00Z" w16du:dateUtc="2026-06-02T10:53:00Z">
        <w:r w:rsidR="004249BC">
          <w:rPr>
            <w:lang w:val="en-CH"/>
          </w:rPr>
          <w:t>5</w:t>
        </w:r>
      </w:ins>
      <w:ins w:id="24" w:author="Francesco Veri" w:date="2026-06-02T12:52:00Z">
        <w:r w:rsidR="004249BC" w:rsidRPr="004249BC">
          <w:rPr>
            <w:lang w:val="en-CH"/>
          </w:rPr>
          <w:t xml:space="preserve">). It also provides a </w:t>
        </w:r>
        <w:r w:rsidR="004249BC" w:rsidRPr="004249BC">
          <w:rPr>
            <w:lang w:val="en-CH"/>
          </w:rPr>
          <w:lastRenderedPageBreak/>
          <w:t>theoretically coherent specification framework for the development of AI tools and interaction features in WP4, ensuring that technological innovation remains anchored in normative deliberative principles.</w:t>
        </w:r>
      </w:ins>
    </w:p>
    <w:p w14:paraId="3576BEE8" w14:textId="77777777" w:rsidR="004249BC" w:rsidRPr="004249BC" w:rsidRDefault="004249BC" w:rsidP="004249BC">
      <w:pPr>
        <w:spacing w:after="0" w:line="360" w:lineRule="auto"/>
        <w:jc w:val="both"/>
        <w:rPr>
          <w:ins w:id="25" w:author="Francesco Veri" w:date="2026-06-02T12:52:00Z"/>
          <w:lang w:val="en-CH"/>
        </w:rPr>
      </w:pPr>
      <w:ins w:id="26" w:author="Francesco Veri" w:date="2026-06-02T12:52:00Z">
        <w:r w:rsidRPr="004249BC">
          <w:rPr>
            <w:lang w:val="en-CH"/>
          </w:rPr>
          <w:t>For hosts and organizers of deliberative processes, the DPDT reduces the expertise barrier associated with designing high-quality deliberation at scale. Rather than requiring deep familiarity with the deliberative democracy literature, practitioners can use the tool to identify evidence-informed design choices suited to their specific context, constraints, and objectives. The interactive format makes complex trade-offs between process features accessible and actionable, supporting more intentional and better-justified design decisions.</w:t>
        </w:r>
      </w:ins>
    </w:p>
    <w:p w14:paraId="27869DC1" w14:textId="77777777" w:rsidR="004249BC" w:rsidRPr="004249BC" w:rsidRDefault="004249BC" w:rsidP="004249BC">
      <w:pPr>
        <w:spacing w:after="0" w:line="360" w:lineRule="auto"/>
        <w:jc w:val="both"/>
        <w:rPr>
          <w:ins w:id="27" w:author="Francesco Veri" w:date="2026-06-02T12:52:00Z"/>
          <w:lang w:val="en-CH"/>
        </w:rPr>
      </w:pPr>
      <w:ins w:id="28" w:author="Francesco Veri" w:date="2026-06-02T12:52:00Z">
        <w:r w:rsidRPr="004249BC">
          <w:rPr>
            <w:lang w:val="en-CH"/>
          </w:rPr>
          <w:t>For deliberation participants — civil society members — the primary benefit is indirect but significant. When organizers use theoretically grounded design recommendations, participants are more likely to engage in deliberative processes that are genuinely inclusive, structurally fair, and conducive to meaningful reasoning. Design choices informed by deliberative quality criteria are more likely to support equal participation, reduce manipulation risks, and create conditions in which diverse perspectives are heard and integrated.</w:t>
        </w:r>
      </w:ins>
    </w:p>
    <w:p w14:paraId="687030E3" w14:textId="725EB5EC" w:rsidR="0094368A" w:rsidRDefault="0094368A" w:rsidP="0094368A">
      <w:pPr>
        <w:spacing w:after="0" w:line="360" w:lineRule="auto"/>
        <w:jc w:val="both"/>
        <w:rPr>
          <w:lang w:val="en-US"/>
        </w:rPr>
      </w:pPr>
      <w:del w:id="29" w:author="Francesco Veri" w:date="2026-06-02T12:36:00Z" w16du:dateUtc="2026-06-02T10:36:00Z">
        <w:r w:rsidDel="00055BA7">
          <w:rPr>
            <w:lang w:val="en-US"/>
          </w:rPr>
          <w:delText>I</w:delText>
        </w:r>
      </w:del>
      <w:del w:id="30" w:author="Francesco Veri" w:date="2026-06-02T12:52:00Z" w16du:dateUtc="2026-06-02T10:52:00Z">
        <w:r w:rsidDel="004249BC">
          <w:rPr>
            <w:lang w:val="en-US"/>
          </w:rPr>
          <w:delText xml:space="preserve">nnovative design choices </w:delText>
        </w:r>
      </w:del>
      <w:del w:id="31" w:author="Francesco Veri" w:date="2026-06-02T12:50:00Z" w16du:dateUtc="2026-06-02T10:50:00Z">
        <w:r w:rsidDel="004249BC">
          <w:rPr>
            <w:lang w:val="en-US"/>
          </w:rPr>
          <w:delText xml:space="preserve">enabling </w:delText>
        </w:r>
      </w:del>
      <w:del w:id="32" w:author="Francesco Veri" w:date="2026-06-02T12:52:00Z" w16du:dateUtc="2026-06-02T10:52:00Z">
        <w:r w:rsidDel="004249BC">
          <w:rPr>
            <w:lang w:val="en-US"/>
          </w:rPr>
          <w:delText>deliberation</w:delText>
        </w:r>
      </w:del>
      <w:del w:id="33" w:author="Francesco Veri" w:date="2026-06-02T12:51:00Z" w16du:dateUtc="2026-06-02T10:51:00Z">
        <w:r w:rsidDel="004249BC">
          <w:rPr>
            <w:lang w:val="en-US"/>
          </w:rPr>
          <w:delText xml:space="preserve"> at scale</w:delText>
        </w:r>
      </w:del>
      <w:del w:id="34" w:author="Francesco Veri" w:date="2026-06-02T12:52:00Z" w16du:dateUtc="2026-06-02T10:52:00Z">
        <w:r w:rsidDel="004249BC">
          <w:rPr>
            <w:lang w:val="en-US"/>
          </w:rPr>
          <w:delText>.</w:delText>
        </w:r>
      </w:del>
    </w:p>
    <w:p w14:paraId="4ECD9960" w14:textId="09240B98" w:rsidR="004249BC" w:rsidRDefault="0094368A" w:rsidP="0094368A">
      <w:pPr>
        <w:spacing w:after="0" w:line="360" w:lineRule="auto"/>
        <w:jc w:val="both"/>
        <w:rPr>
          <w:ins w:id="35" w:author="Francesco Veri" w:date="2026-06-02T12:58:00Z" w16du:dateUtc="2026-06-02T10:58:00Z"/>
        </w:rPr>
      </w:pPr>
      <w:r>
        <w:rPr>
          <w:lang w:val="en-US"/>
        </w:rPr>
        <w:t xml:space="preserve">Risks: </w:t>
      </w:r>
      <w:ins w:id="36" w:author="Francesco Veri" w:date="2026-06-02T12:54:00Z">
        <w:r w:rsidR="004249BC" w:rsidRPr="004249BC">
          <w:t>For the research project, a primary risk is that the tool's recommendations, while grounded in theory, may not transfer uniformly across the highly varied institutional and cultural contexts in which the AI4Deliberation pilots are conducted. Misalignment between design recommendations and local conditions could affect the validity of cross-pilot comparisons</w:t>
        </w:r>
        <w:proofErr w:type="gramStart"/>
        <w:r w:rsidR="004249BC" w:rsidRPr="004249BC">
          <w:t>.</w:t>
        </w:r>
      </w:ins>
      <w:ins w:id="37" w:author="Francesco Veri" w:date="2026-06-02T12:54:00Z" w16du:dateUtc="2026-06-02T10:54:00Z">
        <w:r w:rsidR="004249BC">
          <w:t xml:space="preserve"> </w:t>
        </w:r>
      </w:ins>
      <w:ins w:id="38" w:author="Francesco Veri" w:date="2026-06-02T12:56:00Z">
        <w:r w:rsidR="004249BC" w:rsidRPr="004249BC">
          <w:t>.</w:t>
        </w:r>
        <w:proofErr w:type="gramEnd"/>
        <w:r w:rsidR="004249BC" w:rsidRPr="004249BC">
          <w:t xml:space="preserve"> This risk is mitigated by the iterative co-design approach embedded in the project: the DPDT recommendations are validated and refined through ongoing feedback from pilo</w:t>
        </w:r>
      </w:ins>
      <w:ins w:id="39" w:author="Francesco Veri" w:date="2026-06-02T12:56:00Z" w16du:dateUtc="2026-06-02T10:56:00Z">
        <w:r w:rsidR="004249BC">
          <w:t>ts</w:t>
        </w:r>
      </w:ins>
      <w:ins w:id="40" w:author="Francesco Veri" w:date="2026-06-02T12:56:00Z">
        <w:r w:rsidR="004249BC" w:rsidRPr="004249BC">
          <w:t>, and the tool explicitly flags context-sensitive parameters that require local adaptation rather than direct application</w:t>
        </w:r>
      </w:ins>
    </w:p>
    <w:p w14:paraId="474019C9" w14:textId="3F8A2F52" w:rsidR="004249BC" w:rsidRDefault="004249BC" w:rsidP="0094368A">
      <w:pPr>
        <w:spacing w:after="0" w:line="360" w:lineRule="auto"/>
        <w:jc w:val="both"/>
        <w:rPr>
          <w:ins w:id="41" w:author="Francesco Veri" w:date="2026-06-02T12:54:00Z" w16du:dateUtc="2026-06-02T10:54:00Z"/>
        </w:rPr>
      </w:pPr>
      <w:ins w:id="42" w:author="Francesco Veri" w:date="2026-06-02T12:58:00Z">
        <w:r w:rsidRPr="004249BC">
          <w:rPr>
            <w:rPrChange w:id="43" w:author="Francesco Veri" w:date="2026-06-02T12:58:00Z" w16du:dateUtc="2026-06-02T10:58:00Z">
              <w:rPr>
                <w:b/>
                <w:bCs/>
              </w:rPr>
            </w:rPrChange>
          </w:rPr>
          <w:t>For hosts and organizers</w:t>
        </w:r>
        <w:r w:rsidRPr="004249BC">
          <w:t xml:space="preserve">, there is a risk of over-reliance on the tool's recommendations without adequate contextual adaptation. </w:t>
        </w:r>
      </w:ins>
      <w:ins w:id="44" w:author="Francesco Veri" w:date="2026-06-02T12:58:00Z" w16du:dateUtc="2026-06-02T10:58:00Z">
        <w:r>
          <w:t xml:space="preserve"> </w:t>
        </w:r>
      </w:ins>
      <w:ins w:id="45" w:author="Francesco Veri" w:date="2026-06-02T12:58:00Z">
        <w:r w:rsidRPr="004249BC">
          <w:t xml:space="preserve">This risk is mitigated by the transparency of the tool's purpose: the DPDT is explicitly presented as an advisory instrument that provides evidence-informed suggestions and structured feedback, not binding prescriptions. Its </w:t>
        </w:r>
        <w:r w:rsidRPr="004249BC">
          <w:lastRenderedPageBreak/>
          <w:t>outputs are framed as starting points for deliberation rather than fixed conclusions, leaving analytical and contextual judgment firmly with the research team.</w:t>
        </w:r>
      </w:ins>
    </w:p>
    <w:p w14:paraId="03158243" w14:textId="411E9F2F" w:rsidR="0094368A" w:rsidRPr="0094368A" w:rsidRDefault="0094368A" w:rsidP="0094368A">
      <w:pPr>
        <w:spacing w:after="0" w:line="360" w:lineRule="auto"/>
        <w:jc w:val="both"/>
        <w:rPr>
          <w:lang w:val="en-US"/>
        </w:rPr>
      </w:pPr>
      <w:del w:id="46" w:author="Francesco Veri" w:date="2026-06-02T12:54:00Z" w16du:dateUtc="2026-06-02T10:54:00Z">
        <w:r w:rsidDel="004249BC">
          <w:rPr>
            <w:lang w:val="en-US"/>
          </w:rPr>
          <w:delText>Some of the proposed design choices have not been tested empirically and even the ones that have been validated by themselves, have often not been tested in connection with each other. We cannot guarantee positive effects of all proposed design choices.</w:delText>
        </w:r>
      </w:del>
    </w:p>
    <w:p w14:paraId="3A9EF2C5" w14:textId="77777777" w:rsidR="0094368A" w:rsidRPr="0094368A" w:rsidRDefault="0094368A" w:rsidP="0094368A">
      <w:pPr>
        <w:spacing w:after="0" w:line="360" w:lineRule="auto"/>
        <w:jc w:val="both"/>
        <w:rPr>
          <w:i/>
          <w:iCs/>
          <w:lang w:val="en-US"/>
        </w:rPr>
      </w:pPr>
    </w:p>
    <w:p w14:paraId="0BEC5B76" w14:textId="3745484D" w:rsidR="00821236" w:rsidRDefault="00821236" w:rsidP="001F4001">
      <w:pPr>
        <w:pStyle w:val="ListParagraph"/>
        <w:numPr>
          <w:ilvl w:val="0"/>
          <w:numId w:val="10"/>
        </w:numPr>
        <w:spacing w:after="0" w:line="360" w:lineRule="auto"/>
        <w:jc w:val="both"/>
        <w:rPr>
          <w:i/>
          <w:iCs/>
          <w:lang w:val="en-US"/>
        </w:rPr>
      </w:pPr>
      <w:r>
        <w:rPr>
          <w:i/>
          <w:iCs/>
          <w:lang w:val="en-US"/>
        </w:rPr>
        <w:t>Describe the functioning/workflow of the tool (how inputs are translated into outputs)</w:t>
      </w:r>
    </w:p>
    <w:p w14:paraId="3B40C5B0" w14:textId="6094A27C" w:rsidR="0094368A" w:rsidRDefault="0094368A" w:rsidP="0094368A">
      <w:pPr>
        <w:spacing w:after="0" w:line="360" w:lineRule="auto"/>
        <w:jc w:val="both"/>
        <w:rPr>
          <w:ins w:id="47" w:author="Francesco Veri" w:date="2026-06-02T13:00:00Z" w16du:dateUtc="2026-06-02T11:00:00Z"/>
          <w:lang w:val="en-US"/>
        </w:rPr>
      </w:pPr>
      <w:r>
        <w:rPr>
          <w:lang w:val="en-US"/>
        </w:rPr>
        <w:t>Describe your process limitations and requirements – read through design proposals – select most fitting proposals – engage with risks – continue general design process</w:t>
      </w:r>
    </w:p>
    <w:p w14:paraId="4AEC1607" w14:textId="5240C887" w:rsidR="00EE038C" w:rsidRPr="00EE038C" w:rsidDel="00EE038C" w:rsidRDefault="00EE038C" w:rsidP="00EE038C">
      <w:pPr>
        <w:pStyle w:val="ListParagraph"/>
        <w:numPr>
          <w:ilvl w:val="0"/>
          <w:numId w:val="10"/>
        </w:numPr>
        <w:spacing w:after="0" w:line="360" w:lineRule="auto"/>
        <w:jc w:val="both"/>
        <w:rPr>
          <w:del w:id="48" w:author="Francesco Veri" w:date="2026-06-02T13:03:00Z" w16du:dateUtc="2026-06-02T11:03:00Z"/>
          <w:lang w:val="en-US"/>
          <w:rPrChange w:id="49" w:author="Francesco Veri" w:date="2026-06-02T13:06:00Z" w16du:dateUtc="2026-06-02T11:06:00Z">
            <w:rPr>
              <w:del w:id="50" w:author="Francesco Veri" w:date="2026-06-02T13:03:00Z" w16du:dateUtc="2026-06-02T11:03:00Z"/>
            </w:rPr>
          </w:rPrChange>
        </w:rPr>
      </w:pPr>
      <w:ins w:id="51" w:author="Francesco Veri" w:date="2026-06-02T13:03:00Z">
        <w:r w:rsidRPr="00EE038C">
          <w:t xml:space="preserve">The DPDT is built on a structured decision logic that connects deliberative problems to design solutions through a systematic and reproducible procedure. Its theoretical backbone consists of three interlocking elements. First, a </w:t>
        </w:r>
        <w:r w:rsidRPr="00EE038C">
          <w:rPr>
            <w:b/>
            <w:bCs/>
          </w:rPr>
          <w:t>process scaffold</w:t>
        </w:r>
        <w:r w:rsidRPr="00EE038C">
          <w:t xml:space="preserve"> defines where within the deliberative process an intervention should be placed and what form it should take, providing the structural frame within which design choices are situated. Second, a </w:t>
        </w:r>
        <w:r w:rsidRPr="00EE038C">
          <w:rPr>
            <w:b/>
            <w:bCs/>
          </w:rPr>
          <w:t>constraining taxonomy</w:t>
        </w:r>
        <w:r w:rsidRPr="00EE038C">
          <w:t xml:space="preserve"> identifies the principal upscaling challenges that practitioners are likely to face — such as maintaining deliberative quality at scale, ensuring inclusive participation, or integrating technological features without distorting the deliberative dynamic — and specifies which of these challenges must be addressed given the user's stated context and requirements. Third, </w:t>
        </w:r>
        <w:r w:rsidRPr="00EE038C">
          <w:rPr>
            <w:b/>
            <w:bCs/>
          </w:rPr>
          <w:t>two solution dimensions</w:t>
        </w:r>
        <w:r w:rsidRPr="00EE038C">
          <w:t xml:space="preserve"> determine how identified problems are resolved: [</w:t>
        </w:r>
        <w:r w:rsidRPr="00EE038C">
          <w:rPr>
            <w:i/>
            <w:iCs/>
          </w:rPr>
          <w:t>insert the names or brief descriptions of the two dimensions here</w:t>
        </w:r>
        <w:r w:rsidRPr="00EE038C">
          <w:t>]. Together, these three elements generate a decision-tree architecture in which each branching point represents a theoretically grounded design choice, and the path through the tree produces a configuration of recommendations tailored to the user's specific deliberative context.</w:t>
        </w:r>
      </w:ins>
    </w:p>
    <w:p w14:paraId="4A1F80DE" w14:textId="77777777" w:rsidR="00EE038C" w:rsidRDefault="00EE038C" w:rsidP="00EE038C">
      <w:pPr>
        <w:pStyle w:val="font-claude-response-body"/>
        <w:rPr>
          <w:ins w:id="52" w:author="Francesco Veri" w:date="2026-06-02T13:06:00Z" w16du:dateUtc="2026-06-02T11:06:00Z"/>
        </w:rPr>
      </w:pPr>
      <w:ins w:id="53" w:author="Francesco Veri" w:date="2026-06-02T13:06:00Z" w16du:dateUtc="2026-06-02T11:06:00Z">
        <w:r>
          <w:t>This architecture is operationalised through a sequential five-step workflow.</w:t>
        </w:r>
      </w:ins>
    </w:p>
    <w:p w14:paraId="359FAA07" w14:textId="77777777" w:rsidR="00EE038C" w:rsidRDefault="00EE038C" w:rsidP="00EE038C">
      <w:pPr>
        <w:pStyle w:val="font-claude-response-body"/>
        <w:numPr>
          <w:ilvl w:val="0"/>
          <w:numId w:val="10"/>
        </w:numPr>
        <w:rPr>
          <w:ins w:id="54" w:author="Francesco Veri" w:date="2026-06-02T13:06:00Z" w16du:dateUtc="2026-06-02T11:06:00Z"/>
        </w:rPr>
      </w:pPr>
      <w:ins w:id="55" w:author="Francesco Veri" w:date="2026-06-02T13:06:00Z" w16du:dateUtc="2026-06-02T11:06:00Z">
        <w:r>
          <w:rPr>
            <w:rStyle w:val="Strong"/>
          </w:rPr>
          <w:t>Process limitations and requirements.</w:t>
        </w:r>
        <w:r>
          <w:t xml:space="preserve"> The user specifies contextual constraints — time, budget, participant numbers, scale, and normative requirements — which activate the relevant branches of the decision architecture.</w:t>
        </w:r>
      </w:ins>
    </w:p>
    <w:p w14:paraId="494A9F2A" w14:textId="77777777" w:rsidR="00EE038C" w:rsidRDefault="00EE038C" w:rsidP="00EE038C">
      <w:pPr>
        <w:pStyle w:val="font-claude-response-body"/>
        <w:numPr>
          <w:ilvl w:val="0"/>
          <w:numId w:val="10"/>
        </w:numPr>
        <w:rPr>
          <w:ins w:id="56" w:author="Francesco Veri" w:date="2026-06-02T13:06:00Z" w16du:dateUtc="2026-06-02T11:06:00Z"/>
        </w:rPr>
      </w:pPr>
      <w:ins w:id="57" w:author="Francesco Veri" w:date="2026-06-02T13:06:00Z" w16du:dateUtc="2026-06-02T11:06:00Z">
        <w:r>
          <w:rPr>
            <w:rStyle w:val="Strong"/>
          </w:rPr>
          <w:lastRenderedPageBreak/>
          <w:t>Review of design proposals.</w:t>
        </w:r>
        <w:r>
          <w:t xml:space="preserve"> The tool generates a structured set of proposals across four dimensions (process structure, AI-assisted features, multimodal approaches, and gamification), each grounded in deliberative theory.</w:t>
        </w:r>
      </w:ins>
    </w:p>
    <w:p w14:paraId="4EC8F92E" w14:textId="77777777" w:rsidR="00EE038C" w:rsidRDefault="00EE038C" w:rsidP="00EE038C">
      <w:pPr>
        <w:pStyle w:val="font-claude-response-body"/>
        <w:numPr>
          <w:ilvl w:val="0"/>
          <w:numId w:val="10"/>
        </w:numPr>
        <w:rPr>
          <w:ins w:id="58" w:author="Francesco Veri" w:date="2026-06-02T13:06:00Z" w16du:dateUtc="2026-06-02T11:06:00Z"/>
        </w:rPr>
      </w:pPr>
      <w:ins w:id="59" w:author="Francesco Veri" w:date="2026-06-02T13:06:00Z" w16du:dateUtc="2026-06-02T11:06:00Z">
        <w:r>
          <w:rPr>
            <w:rStyle w:val="Strong"/>
          </w:rPr>
          <w:t>Selection of fitting proposals.</w:t>
        </w:r>
        <w:r>
          <w:t xml:space="preserve"> The user selects the combination of proposals most appropriate to their context. Outputs are advisory suggestions, not prescriptions.</w:t>
        </w:r>
      </w:ins>
    </w:p>
    <w:p w14:paraId="0F0C3B45" w14:textId="77777777" w:rsidR="00EE038C" w:rsidRDefault="00EE038C" w:rsidP="00EE038C">
      <w:pPr>
        <w:pStyle w:val="font-claude-response-body"/>
        <w:numPr>
          <w:ilvl w:val="0"/>
          <w:numId w:val="10"/>
        </w:numPr>
        <w:rPr>
          <w:ins w:id="60" w:author="Francesco Veri" w:date="2026-06-02T13:06:00Z" w16du:dateUtc="2026-06-02T11:06:00Z"/>
        </w:rPr>
      </w:pPr>
      <w:ins w:id="61" w:author="Francesco Veri" w:date="2026-06-02T13:06:00Z" w16du:dateUtc="2026-06-02T11:06:00Z">
        <w:r>
          <w:rPr>
            <w:rStyle w:val="Strong"/>
          </w:rPr>
          <w:t>Engagement with risks.</w:t>
        </w:r>
        <w:r>
          <w:t xml:space="preserve"> For each selected proposal, the tool surfaces associated risks and limitations, supporting informed and accountable decision-making.</w:t>
        </w:r>
      </w:ins>
    </w:p>
    <w:p w14:paraId="634A8C92" w14:textId="77777777" w:rsidR="00EE038C" w:rsidRDefault="00EE038C" w:rsidP="00EE038C">
      <w:pPr>
        <w:pStyle w:val="font-claude-response-body"/>
        <w:numPr>
          <w:ilvl w:val="0"/>
          <w:numId w:val="10"/>
        </w:numPr>
        <w:rPr>
          <w:ins w:id="62" w:author="Francesco Veri" w:date="2026-06-02T13:06:00Z" w16du:dateUtc="2026-06-02T11:06:00Z"/>
        </w:rPr>
      </w:pPr>
      <w:ins w:id="63" w:author="Francesco Veri" w:date="2026-06-02T13:06:00Z" w16du:dateUtc="2026-06-02T11:06:00Z">
        <w:r>
          <w:rPr>
            <w:rStyle w:val="Strong"/>
          </w:rPr>
          <w:t>Continuation of the design process.</w:t>
        </w:r>
        <w:r>
          <w:t xml:space="preserve"> The user exits with a theoretically grounded design outline to carry forward into implementation. Throughout, the tool makes its advisory role explicit: it provides evidence-based suggestions and feedback as inputs to human judgment, not substitutes for it.</w:t>
        </w:r>
      </w:ins>
    </w:p>
    <w:p w14:paraId="41DD7AAB" w14:textId="77777777" w:rsidR="00EE038C" w:rsidRPr="00EE038C" w:rsidRDefault="00EE038C" w:rsidP="00EE038C">
      <w:pPr>
        <w:pStyle w:val="ListParagraph"/>
        <w:spacing w:after="0" w:line="360" w:lineRule="auto"/>
        <w:jc w:val="both"/>
        <w:rPr>
          <w:ins w:id="64" w:author="Francesco Veri" w:date="2026-06-02T13:06:00Z" w16du:dateUtc="2026-06-02T11:06:00Z"/>
          <w:lang w:val="en-US"/>
        </w:rPr>
        <w:pPrChange w:id="65" w:author="Francesco Veri" w:date="2026-06-02T13:06:00Z" w16du:dateUtc="2026-06-02T11:06:00Z">
          <w:pPr>
            <w:spacing w:after="0" w:line="360" w:lineRule="auto"/>
            <w:jc w:val="both"/>
          </w:pPr>
        </w:pPrChange>
      </w:pPr>
    </w:p>
    <w:p w14:paraId="0CD5B464" w14:textId="77777777" w:rsidR="0094368A" w:rsidRPr="0094368A" w:rsidRDefault="0094368A" w:rsidP="0094368A">
      <w:pPr>
        <w:spacing w:after="0" w:line="360" w:lineRule="auto"/>
        <w:jc w:val="both"/>
        <w:rPr>
          <w:lang w:val="en-US"/>
        </w:rPr>
      </w:pPr>
    </w:p>
    <w:p w14:paraId="0AB49D7B" w14:textId="7D05F625" w:rsidR="005F7C47" w:rsidRDefault="00846EEA" w:rsidP="001F4001">
      <w:pPr>
        <w:pStyle w:val="ListParagraph"/>
        <w:numPr>
          <w:ilvl w:val="0"/>
          <w:numId w:val="10"/>
        </w:numPr>
        <w:spacing w:after="0" w:line="360" w:lineRule="auto"/>
        <w:jc w:val="both"/>
        <w:rPr>
          <w:i/>
          <w:iCs/>
          <w:lang w:val="en-US"/>
        </w:rPr>
      </w:pPr>
      <w:r>
        <w:rPr>
          <w:i/>
          <w:iCs/>
          <w:lang w:val="en-US"/>
        </w:rPr>
        <w:t xml:space="preserve">Is this app </w:t>
      </w:r>
      <w:r w:rsidR="005F7C47">
        <w:rPr>
          <w:i/>
          <w:iCs/>
          <w:lang w:val="en-US"/>
        </w:rPr>
        <w:t>published under a software license</w:t>
      </w:r>
    </w:p>
    <w:p w14:paraId="681B5E9B" w14:textId="4F088FB4" w:rsidR="00B269BB" w:rsidRDefault="00B269BB" w:rsidP="00B269BB">
      <w:pPr>
        <w:spacing w:after="0" w:line="360" w:lineRule="auto"/>
        <w:jc w:val="both"/>
        <w:rPr>
          <w:lang w:val="en-US"/>
        </w:rPr>
      </w:pPr>
      <w:del w:id="66" w:author="Francesco Veri" w:date="2026-06-02T12:45:00Z" w16du:dateUtc="2026-06-02T10:45:00Z">
        <w:r w:rsidRPr="00B269BB" w:rsidDel="00055BA7">
          <w:rPr>
            <w:lang w:val="en-US"/>
          </w:rPr>
          <w:delText>[Answer needed here]</w:delText>
        </w:r>
      </w:del>
      <w:ins w:id="67" w:author="Francesco Veri" w:date="2026-06-02T12:45:00Z" w16du:dateUtc="2026-06-02T10:45:00Z">
        <w:r w:rsidR="00055BA7">
          <w:rPr>
            <w:lang w:val="en-US"/>
          </w:rPr>
          <w:t xml:space="preserve"> </w:t>
        </w:r>
      </w:ins>
      <w:ins w:id="68" w:author="Francesco Veri" w:date="2026-06-02T13:08:00Z" w16du:dateUtc="2026-06-02T11:08:00Z">
        <w:r w:rsidR="00EE038C">
          <w:rPr>
            <w:lang w:val="en-US"/>
          </w:rPr>
          <w:t xml:space="preserve"> </w:t>
        </w:r>
      </w:ins>
      <w:ins w:id="69" w:author="Francesco Veri" w:date="2026-06-02T13:08:00Z">
        <w:r w:rsidR="00EE038C" w:rsidRPr="00EE038C">
          <w:t>The app is currently available as an evaluation prototype. We plan to release the source code under an open-source license, once the code and documentation are finalised.</w:t>
        </w:r>
      </w:ins>
    </w:p>
    <w:p w14:paraId="2F20E5AE" w14:textId="77777777" w:rsidR="00B269BB" w:rsidRPr="00B269BB" w:rsidRDefault="00B269BB" w:rsidP="00B269BB">
      <w:pPr>
        <w:spacing w:after="0" w:line="360" w:lineRule="auto"/>
        <w:jc w:val="both"/>
        <w:rPr>
          <w:lang w:val="en-US"/>
        </w:rPr>
      </w:pPr>
    </w:p>
    <w:p w14:paraId="3D9B74C7" w14:textId="4C5B5D69" w:rsidR="005F7C47" w:rsidRDefault="00846EEA" w:rsidP="001F4001">
      <w:pPr>
        <w:pStyle w:val="ListParagraph"/>
        <w:numPr>
          <w:ilvl w:val="0"/>
          <w:numId w:val="10"/>
        </w:numPr>
        <w:spacing w:after="0" w:line="360" w:lineRule="auto"/>
        <w:jc w:val="both"/>
        <w:rPr>
          <w:i/>
          <w:iCs/>
          <w:lang w:val="en-US"/>
        </w:rPr>
      </w:pPr>
      <w:r>
        <w:rPr>
          <w:i/>
          <w:iCs/>
          <w:lang w:val="en-US"/>
        </w:rPr>
        <w:t>Is the app AI supported and if yes, in which parts/what are the AI functionalities</w:t>
      </w:r>
    </w:p>
    <w:p w14:paraId="01E61070" w14:textId="7600B022" w:rsidR="0094368A" w:rsidRPr="0094368A" w:rsidDel="00055BA7" w:rsidRDefault="00C47198" w:rsidP="00B269BB">
      <w:pPr>
        <w:spacing w:after="0" w:line="360" w:lineRule="auto"/>
        <w:jc w:val="both"/>
        <w:rPr>
          <w:del w:id="70" w:author="Francesco Veri" w:date="2026-06-02T12:46:00Z" w16du:dateUtc="2026-06-02T10:46:00Z"/>
          <w:lang w:val="en-US"/>
        </w:rPr>
      </w:pPr>
      <w:ins w:id="71" w:author="Francesco Veri" w:date="2026-06-02T13:09:00Z">
        <w:r w:rsidRPr="00C47198">
          <w:t>No LLMs or generative AI are used in the app. The DPDT is a structured decision-support tool based on predefined deliberative principles, constraints, process strategies, modules, and scoring rules. It does not generate content, make autonomous AI decisions, or use chatbot functionality.</w:t>
        </w:r>
        <w:r w:rsidRPr="00C47198" w:rsidDel="00055BA7">
          <w:rPr>
            <w:lang w:val="en-US"/>
          </w:rPr>
          <w:t xml:space="preserve"> </w:t>
        </w:r>
      </w:ins>
      <w:del w:id="72" w:author="Francesco Veri" w:date="2026-06-02T12:46:00Z" w16du:dateUtc="2026-06-02T10:46:00Z">
        <w:r w:rsidR="0094368A" w:rsidRPr="0094368A" w:rsidDel="00055BA7">
          <w:rPr>
            <w:lang w:val="en-US"/>
          </w:rPr>
          <w:delText>[</w:delText>
        </w:r>
        <w:r w:rsidR="00B269BB" w:rsidDel="00055BA7">
          <w:rPr>
            <w:lang w:val="en-US"/>
          </w:rPr>
          <w:delText>Answer needed here</w:delText>
        </w:r>
        <w:r w:rsidR="0094368A" w:rsidRPr="0094368A" w:rsidDel="00055BA7">
          <w:rPr>
            <w:lang w:val="en-US"/>
          </w:rPr>
          <w:delText>]</w:delText>
        </w:r>
      </w:del>
    </w:p>
    <w:p w14:paraId="0BDA1515" w14:textId="77777777" w:rsidR="001F4001" w:rsidRPr="001F4001" w:rsidRDefault="001F4001" w:rsidP="001F4001">
      <w:pPr>
        <w:spacing w:after="0" w:line="360" w:lineRule="auto"/>
        <w:jc w:val="both"/>
        <w:rPr>
          <w:i/>
          <w:iCs/>
          <w:lang w:val="en-US"/>
        </w:rPr>
      </w:pPr>
    </w:p>
    <w:p w14:paraId="483052B8" w14:textId="77777777" w:rsidR="002C5BF3" w:rsidRDefault="002C5BF3" w:rsidP="002C5BF3">
      <w:pPr>
        <w:spacing w:after="0" w:line="360" w:lineRule="auto"/>
        <w:rPr>
          <w:u w:val="single"/>
        </w:rPr>
      </w:pPr>
    </w:p>
    <w:p w14:paraId="300E0784" w14:textId="758DBC5E" w:rsidR="002C5BF3" w:rsidRPr="001F4001" w:rsidRDefault="002C5BF3" w:rsidP="001F4001">
      <w:pPr>
        <w:pStyle w:val="ListParagraph"/>
        <w:numPr>
          <w:ilvl w:val="0"/>
          <w:numId w:val="8"/>
        </w:numPr>
        <w:spacing w:after="0" w:line="360" w:lineRule="auto"/>
        <w:rPr>
          <w:b/>
          <w:bCs/>
        </w:rPr>
      </w:pPr>
      <w:r w:rsidRPr="001F4001">
        <w:rPr>
          <w:b/>
          <w:bCs/>
        </w:rPr>
        <w:t>Risk Evaluation</w:t>
      </w:r>
    </w:p>
    <w:p w14:paraId="7120D39E" w14:textId="77777777" w:rsidR="002C5BF3" w:rsidRDefault="002C5BF3" w:rsidP="002C5BF3">
      <w:pPr>
        <w:spacing w:after="0" w:line="360" w:lineRule="auto"/>
        <w:jc w:val="both"/>
      </w:pPr>
    </w:p>
    <w:p w14:paraId="29D69E53" w14:textId="7F693F93" w:rsidR="002C5BF3" w:rsidRDefault="00B22D9D" w:rsidP="002C5BF3">
      <w:pPr>
        <w:spacing w:after="0" w:line="360" w:lineRule="auto"/>
        <w:jc w:val="both"/>
      </w:pPr>
      <w:r>
        <w:t xml:space="preserve">Below are structured </w:t>
      </w:r>
      <w:r w:rsidR="002C5BF3">
        <w:t xml:space="preserve">questions relating to the application of criteria for ethical AI use. </w:t>
      </w:r>
      <w:r>
        <w:t xml:space="preserve">It may happen, that some questions cannot be answered </w:t>
      </w:r>
      <w:proofErr w:type="gramStart"/>
      <w:r>
        <w:t>at this point in time</w:t>
      </w:r>
      <w:proofErr w:type="gramEnd"/>
      <w:r w:rsidR="00846EEA">
        <w:t xml:space="preserve"> or are generally not applicable</w:t>
      </w:r>
      <w:r>
        <w:t>. This is fine, please provide as much information as possible.</w:t>
      </w:r>
    </w:p>
    <w:p w14:paraId="085B18E4" w14:textId="77777777" w:rsidR="002C5BF3" w:rsidRDefault="002C5BF3" w:rsidP="00143774"/>
    <w:p w14:paraId="7F203744" w14:textId="1BFA350D" w:rsidR="00143774" w:rsidRPr="002C5BF3" w:rsidRDefault="00143774" w:rsidP="00143774">
      <w:pPr>
        <w:rPr>
          <w:u w:val="single"/>
        </w:rPr>
      </w:pPr>
      <w:r w:rsidRPr="002C5BF3">
        <w:rPr>
          <w:u w:val="single"/>
        </w:rPr>
        <w:t>Human Agency and Oversight:</w:t>
      </w:r>
    </w:p>
    <w:p w14:paraId="11F53114" w14:textId="2C3A09F5" w:rsidR="00143774" w:rsidRDefault="00143774" w:rsidP="00143774">
      <w:r>
        <w:t>- Is the participant informed that he is interacting with an AI system and if so, how? Is there potential for participants to be confused about this?</w:t>
      </w:r>
    </w:p>
    <w:p w14:paraId="5D220167" w14:textId="2BA89464" w:rsidR="0094368A" w:rsidRPr="00C47198" w:rsidRDefault="00F96318" w:rsidP="00143774">
      <w:pPr>
        <w:rPr>
          <w:lang w:val="en-US"/>
        </w:rPr>
      </w:pPr>
      <w:del w:id="73" w:author="Francesco Veri" w:date="2026-06-02T13:10:00Z" w16du:dateUtc="2026-06-02T11:10:00Z">
        <w:r w:rsidRPr="00C47198" w:rsidDel="00C47198">
          <w:rPr>
            <w:lang w:val="en-US"/>
          </w:rPr>
          <w:lastRenderedPageBreak/>
          <w:delText>Not applicable because the tool does not use AI for recommendations.</w:delText>
        </w:r>
      </w:del>
      <w:ins w:id="74" w:author="Francesco Veri" w:date="2026-06-02T13:10:00Z" w16du:dateUtc="2026-06-02T11:10:00Z">
        <w:r w:rsidR="00C47198" w:rsidRPr="00C47198">
          <w:rPr>
            <w:lang w:val="en-US"/>
          </w:rPr>
          <w:t>N/A</w:t>
        </w:r>
        <w:r w:rsidR="00C47198" w:rsidRPr="00C47198">
          <w:rPr>
            <w:lang w:val="en-US"/>
            <w:rPrChange w:id="75" w:author="Francesco Veri" w:date="2026-06-02T13:10:00Z" w16du:dateUtc="2026-06-02T11:10:00Z">
              <w:rPr>
                <w:lang w:val="it-IT"/>
              </w:rPr>
            </w:rPrChange>
          </w:rPr>
          <w:t>, no LLMs or</w:t>
        </w:r>
        <w:r w:rsidR="00C47198">
          <w:rPr>
            <w:lang w:val="en-US"/>
          </w:rPr>
          <w:t xml:space="preserve"> generative AI systems are used in the app.</w:t>
        </w:r>
      </w:ins>
      <w:r w:rsidRPr="00C47198">
        <w:rPr>
          <w:lang w:val="en-US"/>
        </w:rPr>
        <w:t xml:space="preserve"> </w:t>
      </w:r>
      <w:del w:id="76" w:author="Francesco Veri" w:date="2026-06-02T13:10:00Z" w16du:dateUtc="2026-06-02T11:10:00Z">
        <w:r w:rsidRPr="00C47198" w:rsidDel="00C47198">
          <w:rPr>
            <w:lang w:val="en-US"/>
          </w:rPr>
          <w:delText>[true?]</w:delText>
        </w:r>
      </w:del>
    </w:p>
    <w:p w14:paraId="259F4A3B" w14:textId="77777777" w:rsidR="0094368A" w:rsidRPr="00C47198" w:rsidRDefault="0094368A" w:rsidP="00143774">
      <w:pPr>
        <w:rPr>
          <w:lang w:val="en-US"/>
          <w:rPrChange w:id="77" w:author="Francesco Veri" w:date="2026-06-02T13:10:00Z" w16du:dateUtc="2026-06-02T11:10:00Z">
            <w:rPr/>
          </w:rPrChange>
        </w:rPr>
      </w:pPr>
    </w:p>
    <w:p w14:paraId="06688C09" w14:textId="46D06EEF" w:rsidR="00143774" w:rsidRDefault="00143774" w:rsidP="00143774">
      <w:r>
        <w:t>- Ensuring the human in the loop: can the deliberation host intervene in the actions of the tool?</w:t>
      </w:r>
    </w:p>
    <w:p w14:paraId="40F25BCE" w14:textId="6AE6B803" w:rsidR="0094368A" w:rsidDel="00C47198" w:rsidRDefault="00C47198" w:rsidP="00143774">
      <w:pPr>
        <w:rPr>
          <w:del w:id="78" w:author="Francesco Veri" w:date="2026-06-02T13:11:00Z" w16du:dateUtc="2026-06-02T11:11:00Z"/>
        </w:rPr>
      </w:pPr>
      <w:ins w:id="79" w:author="Francesco Veri" w:date="2026-06-02T13:13:00Z">
        <w:r w:rsidRPr="00C47198">
          <w:t>Yes. The deliberation host remains fully in control of how the tool is used. The DPDT Shiny app does not use AI, LLMs, automated decision-making, or generative functions. It only provides structured recommendations based on predefined principles, constraints, process strategies, modules, and scoring rules. The host can review, interpret, adapt, disregard, or re-run these recommendations by changing the input parameters. Final decisions about the deliberative process remain entirely with the human organisers.</w:t>
        </w:r>
      </w:ins>
      <w:ins w:id="80" w:author="Francesco Veri" w:date="2026-06-02T13:13:00Z" w16du:dateUtc="2026-06-02T11:13:00Z">
        <w:r>
          <w:t xml:space="preserve"> </w:t>
        </w:r>
      </w:ins>
      <w:del w:id="81" w:author="Francesco Veri" w:date="2026-06-02T13:11:00Z" w16du:dateUtc="2026-06-02T11:11:00Z">
        <w:r w:rsidR="0094368A" w:rsidDel="00C47198">
          <w:delText>The tool makes proposals that users are supposed to engage with critically. The tool does not act by itself</w:delText>
        </w:r>
      </w:del>
    </w:p>
    <w:p w14:paraId="4721B169" w14:textId="77777777" w:rsidR="0094368A" w:rsidRDefault="0094368A" w:rsidP="00143774"/>
    <w:p w14:paraId="0126E55B" w14:textId="4D2328B2" w:rsidR="00F67B10" w:rsidRDefault="00F67B10" w:rsidP="00143774">
      <w:r>
        <w:t xml:space="preserve">- Are any decisions being taken autonomously by the tool, without human intervention, and if so, what kind of decisions are subject to automation? </w:t>
      </w:r>
    </w:p>
    <w:p w14:paraId="7FE6E4A8" w14:textId="71B48D78" w:rsidR="0094368A" w:rsidRDefault="0094368A" w:rsidP="00143774">
      <w:del w:id="82" w:author="Francesco Veri" w:date="2026-06-02T13:13:00Z" w16du:dateUtc="2026-06-02T11:13:00Z">
        <w:r w:rsidDel="00C47198">
          <w:delText>The tool makes recommendations but doesn’t make decisions.</w:delText>
        </w:r>
      </w:del>
      <w:ins w:id="83" w:author="Francesco Veri" w:date="2026-06-02T13:13:00Z" w16du:dateUtc="2026-06-02T11:13:00Z">
        <w:r w:rsidR="00C47198">
          <w:t>N</w:t>
        </w:r>
      </w:ins>
      <w:ins w:id="84" w:author="Francesco Veri" w:date="2026-06-02T13:14:00Z" w16du:dateUtc="2026-06-02T11:14:00Z">
        <w:r w:rsidR="00C47198">
          <w:t xml:space="preserve">o. </w:t>
        </w:r>
      </w:ins>
      <w:ins w:id="85" w:author="Francesco Veri" w:date="2026-06-02T13:13:00Z">
        <w:r w:rsidR="00C47198" w:rsidRPr="00C47198">
          <w:t xml:space="preserve">The tool does </w:t>
        </w:r>
        <w:r w:rsidR="00C47198" w:rsidRPr="00C47198">
          <w:rPr>
            <w:rPrChange w:id="86" w:author="Francesco Veri" w:date="2026-06-02T13:14:00Z" w16du:dateUtc="2026-06-02T11:14:00Z">
              <w:rPr>
                <w:b/>
                <w:bCs/>
              </w:rPr>
            </w:rPrChange>
          </w:rPr>
          <w:t>not</w:t>
        </w:r>
        <w:r w:rsidR="00C47198" w:rsidRPr="00C47198">
          <w:t xml:space="preserve"> take any decisions autonomously and does not implement any action without human intervention.</w:t>
        </w:r>
      </w:ins>
      <w:ins w:id="87" w:author="Francesco Veri" w:date="2026-06-02T13:14:00Z" w16du:dateUtc="2026-06-02T11:14:00Z">
        <w:r w:rsidR="00C47198">
          <w:t xml:space="preserve"> </w:t>
        </w:r>
      </w:ins>
      <w:ins w:id="88" w:author="Francesco Veri" w:date="2026-06-02T13:14:00Z">
        <w:r w:rsidR="00C47198" w:rsidRPr="00C47198">
          <w:t>The DPDT Shiny app does not use AI, LLMs, automated decision-making, or generative functions. It provides structured recommendations based on predefined principles, constraints, process strategies, modules, and scoring rules. These recommendations are advisory only.</w:t>
        </w:r>
      </w:ins>
    </w:p>
    <w:p w14:paraId="1F50C2CA" w14:textId="77777777" w:rsidR="0094368A" w:rsidRDefault="0094368A" w:rsidP="00143774"/>
    <w:p w14:paraId="3D0070CD" w14:textId="25FBD5D7" w:rsidR="008832AC" w:rsidRDefault="008832AC" w:rsidP="00143774">
      <w:r>
        <w:t>- Does the tool influence the decision made by human participants and could the tool affect human autonomy by interfering with the users’ decision-making process in an undesirable way?</w:t>
      </w:r>
    </w:p>
    <w:p w14:paraId="2796A402" w14:textId="77777777" w:rsidR="00C47198" w:rsidRDefault="00C47198" w:rsidP="00143774">
      <w:pPr>
        <w:rPr>
          <w:ins w:id="89" w:author="Francesco Veri" w:date="2026-06-02T13:17:00Z" w16du:dateUtc="2026-06-02T11:17:00Z"/>
        </w:rPr>
      </w:pPr>
      <w:ins w:id="90" w:author="Francesco Veri" w:date="2026-06-02T13:16:00Z">
        <w:r w:rsidRPr="00C47198">
          <w:t>The DPDT does not use artificial intelligence or automated decision-making. It is a static decision-support tool that presents structured, evidence-based design suggestions derived from a fixed decision-tree architecture grounded in deliberative theory. It does not adapt its recommendations based on user behaviour, infer preferences, or employ persuasive design features.</w:t>
        </w:r>
      </w:ins>
      <w:ins w:id="91" w:author="Francesco Veri" w:date="2026-06-02T13:16:00Z" w16du:dateUtc="2026-06-02T11:16:00Z">
        <w:r>
          <w:t xml:space="preserve"> </w:t>
        </w:r>
      </w:ins>
    </w:p>
    <w:p w14:paraId="24E235DA" w14:textId="48595ECC" w:rsidR="0094368A" w:rsidDel="00C47198" w:rsidRDefault="00B26AD4" w:rsidP="00143774">
      <w:pPr>
        <w:rPr>
          <w:del w:id="92" w:author="Francesco Veri" w:date="2026-06-02T13:16:00Z" w16du:dateUtc="2026-06-02T11:16:00Z"/>
        </w:rPr>
      </w:pPr>
      <w:del w:id="93" w:author="Francesco Veri" w:date="2026-06-02T13:16:00Z" w16du:dateUtc="2026-06-02T11:16:00Z">
        <w:r w:rsidDel="00C47198">
          <w:delText xml:space="preserve">As the tool reranks the complete list of design proposals, humans can still read through the whole set of design proposals and are therefore enabled to interact independently with the information as nothing is omitted. The tool does influence the decision making process by </w:delText>
        </w:r>
        <w:r w:rsidDel="00C47198">
          <w:lastRenderedPageBreak/>
          <w:delText>preferring some proposals over others. It justifies the preferences, allowing users to engage critically with them.</w:delText>
        </w:r>
      </w:del>
    </w:p>
    <w:p w14:paraId="3C20CF51" w14:textId="77777777" w:rsidR="0094368A" w:rsidRDefault="0094368A" w:rsidP="00143774"/>
    <w:p w14:paraId="6EDCF1C2" w14:textId="26A1325A" w:rsidR="008832AC" w:rsidRDefault="008832AC" w:rsidP="00143774">
      <w:r>
        <w:t>- Are hosts and participants being given any special training/information how to exercise oversight over the actions and outputs of the tool?</w:t>
      </w:r>
    </w:p>
    <w:p w14:paraId="5B8A6E9F" w14:textId="76423B53" w:rsidR="00B26AD4" w:rsidRDefault="00C47198" w:rsidP="00143774">
      <w:ins w:id="94" w:author="Francesco Veri" w:date="2026-06-02T13:18:00Z">
        <w:r w:rsidRPr="00C47198">
          <w:t xml:space="preserve">The DPDT is accompanied by a structured practitioner guideline document (Deliverable D2.2) specifically developed to equip process organizers with the knowledge required to use the tool critically and exercise informed oversight over its outputs. This document explains the theoretical foundations underlying each category of design recommendation, clarifies the scope and limitations of the tool's advisory function, and provides guidance on how to evaluate, adapt, and where appropriate reject the tool's suggestions </w:t>
        </w:r>
        <w:proofErr w:type="gramStart"/>
        <w:r w:rsidRPr="00C47198">
          <w:t>in light of</w:t>
        </w:r>
        <w:proofErr w:type="gramEnd"/>
        <w:r w:rsidRPr="00C47198">
          <w:t xml:space="preserve"> local context and practitioner judgment.</w:t>
        </w:r>
      </w:ins>
      <w:ins w:id="95" w:author="Francesco Veri" w:date="2026-06-02T13:18:00Z" w16du:dateUtc="2026-06-02T11:18:00Z">
        <w:r>
          <w:t xml:space="preserve"> </w:t>
        </w:r>
      </w:ins>
      <w:del w:id="96" w:author="Francesco Veri" w:date="2026-06-02T13:18:00Z" w16du:dateUtc="2026-06-02T11:18:00Z">
        <w:r w:rsidR="00B26AD4" w:rsidDel="00C47198">
          <w:delText>No</w:delText>
        </w:r>
      </w:del>
      <w:r w:rsidR="00B26AD4">
        <w:t>.</w:t>
      </w:r>
    </w:p>
    <w:p w14:paraId="0970A552" w14:textId="77777777" w:rsidR="005C0E6B" w:rsidRPr="005C0E6B" w:rsidRDefault="005C0E6B" w:rsidP="00143774">
      <w:pPr>
        <w:rPr>
          <w:lang w:val="en-US"/>
        </w:rPr>
      </w:pPr>
    </w:p>
    <w:p w14:paraId="68818BA3" w14:textId="142E980E" w:rsidR="00143774" w:rsidRPr="002C5BF3" w:rsidRDefault="00143774" w:rsidP="00143774">
      <w:pPr>
        <w:rPr>
          <w:u w:val="single"/>
        </w:rPr>
      </w:pPr>
      <w:r w:rsidRPr="002C5BF3">
        <w:rPr>
          <w:u w:val="single"/>
        </w:rPr>
        <w:t>Technical Robustness and Safety:</w:t>
      </w:r>
    </w:p>
    <w:p w14:paraId="63BE1CE9" w14:textId="7E0A8747" w:rsidR="003547C5" w:rsidRDefault="00143774" w:rsidP="00143774">
      <w:r>
        <w:t xml:space="preserve">- How exposed is </w:t>
      </w:r>
      <w:r w:rsidR="00101460">
        <w:t xml:space="preserve">the tool </w:t>
      </w:r>
      <w:r>
        <w:t>to cyber-attacks and could such attacks lead to loss of data stored or tampering with this data?</w:t>
      </w:r>
    </w:p>
    <w:p w14:paraId="5C21F20C" w14:textId="397E8E0F" w:rsidR="00C275A7" w:rsidRPr="00C275A7" w:rsidRDefault="00C275A7" w:rsidP="00C275A7">
      <w:pPr>
        <w:spacing w:after="0" w:line="360" w:lineRule="auto"/>
        <w:jc w:val="both"/>
        <w:rPr>
          <w:ins w:id="97" w:author="Francesco Veri" w:date="2026-06-02T13:20:00Z"/>
          <w:lang w:val="en-CH"/>
        </w:rPr>
      </w:pPr>
      <w:ins w:id="98" w:author="Francesco Veri" w:date="2026-06-02T13:20:00Z">
        <w:r w:rsidRPr="00C275A7">
          <w:rPr>
            <w:lang w:val="en-CH"/>
          </w:rPr>
          <w:t>The DPDT is a Shiny application hosted on shinyapps.io, a cloud-based platform managed by RStudio. Access to the tool is restricted by password protection, ensuring that only authorised users can interact with it. The underlying source code is stored on a local machine secured by two-factor authentication and is not publicly accessible.</w:t>
        </w:r>
      </w:ins>
    </w:p>
    <w:p w14:paraId="1D4FA063" w14:textId="77777777" w:rsidR="00C275A7" w:rsidRPr="00C275A7" w:rsidRDefault="00C275A7" w:rsidP="00C275A7">
      <w:pPr>
        <w:spacing w:after="0" w:line="360" w:lineRule="auto"/>
        <w:jc w:val="both"/>
        <w:rPr>
          <w:ins w:id="99" w:author="Francesco Veri" w:date="2026-06-02T13:20:00Z"/>
          <w:lang w:val="en-CH"/>
        </w:rPr>
      </w:pPr>
      <w:ins w:id="100" w:author="Francesco Veri" w:date="2026-06-02T13:20:00Z">
        <w:r w:rsidRPr="00C275A7">
          <w:rPr>
            <w:lang w:val="en-CH"/>
          </w:rPr>
          <w:t>The tool does not collect, store, or process personal data from users. It operates as a static advisory instrument: users interact with the decision-tree interface and receive design recommendations, but no inputs, selections, or outputs are retained by the system. In the absence of stored personal or sensitive data, the consequences of a potential cyberattack are limited to temporary service disruption rather than loss or tampering of sensitive information.</w:t>
        </w:r>
      </w:ins>
    </w:p>
    <w:p w14:paraId="3AC09021" w14:textId="75BFDA2D" w:rsidR="00B26AD4" w:rsidRPr="00B269BB" w:rsidDel="00C275A7" w:rsidRDefault="00B269BB" w:rsidP="00B269BB">
      <w:pPr>
        <w:spacing w:after="0" w:line="360" w:lineRule="auto"/>
        <w:jc w:val="both"/>
        <w:rPr>
          <w:del w:id="101" w:author="Francesco Veri" w:date="2026-06-02T13:20:00Z" w16du:dateUtc="2026-06-02T11:20:00Z"/>
          <w:lang w:val="en-US"/>
        </w:rPr>
      </w:pPr>
      <w:del w:id="102" w:author="Francesco Veri" w:date="2026-06-02T13:20:00Z" w16du:dateUtc="2026-06-02T11:20:00Z">
        <w:r w:rsidRPr="0094368A" w:rsidDel="00C275A7">
          <w:rPr>
            <w:lang w:val="en-US"/>
          </w:rPr>
          <w:delText>[</w:delText>
        </w:r>
        <w:r w:rsidDel="00C275A7">
          <w:rPr>
            <w:lang w:val="en-US"/>
          </w:rPr>
          <w:delText>Answer needed here</w:delText>
        </w:r>
        <w:r w:rsidRPr="0094368A" w:rsidDel="00C275A7">
          <w:rPr>
            <w:lang w:val="en-US"/>
          </w:rPr>
          <w:delText>]</w:delText>
        </w:r>
      </w:del>
    </w:p>
    <w:p w14:paraId="514ED9CA" w14:textId="77777777" w:rsidR="00B26AD4" w:rsidRDefault="00B26AD4" w:rsidP="00143774"/>
    <w:p w14:paraId="6367AEEC" w14:textId="0D2EDD16" w:rsidR="003547C5" w:rsidRDefault="003547C5" w:rsidP="00143774">
      <w:r>
        <w:t>- Did you map and asses potential cybersecurity attacks, that the system could be vulnerable to?</w:t>
      </w:r>
    </w:p>
    <w:p w14:paraId="6326079C" w14:textId="77777777" w:rsidR="00C275A7" w:rsidRPr="00C275A7" w:rsidRDefault="00C275A7" w:rsidP="00C275A7">
      <w:pPr>
        <w:spacing w:after="0" w:line="360" w:lineRule="auto"/>
        <w:jc w:val="both"/>
        <w:rPr>
          <w:ins w:id="103" w:author="Francesco Veri" w:date="2026-06-02T13:24:00Z" w16du:dateUtc="2026-06-02T11:24:00Z"/>
          <w:lang w:val="en-CH"/>
        </w:rPr>
      </w:pPr>
      <w:ins w:id="104" w:author="Francesco Veri" w:date="2026-06-02T13:23:00Z">
        <w:r w:rsidRPr="00C275A7">
          <w:lastRenderedPageBreak/>
          <w:t>A formal penetration test has not been conducted. However, the tool's architecture substantially limits its attack surface: it stores no personal data, retains no user inputs or outputs, and restricts access via password protection and HTTPS encryption enforced by the shinyapps.io platform. The source code is protected locally by two-factor authentication. The most significant residual vulnerability is the shinyapps.io platform itself, whose security is managed by Posit and falls outside the research team's direct control. Given the tool's low data sensitivity and restricted user base, the overall cybersecurity risk is assessed as low</w:t>
        </w:r>
      </w:ins>
      <w:ins w:id="105" w:author="Francesco Veri" w:date="2026-06-02T13:24:00Z" w16du:dateUtc="2026-06-02T11:24:00Z">
        <w:r>
          <w:t xml:space="preserve"> and </w:t>
        </w:r>
        <w:r w:rsidRPr="00C275A7">
          <w:rPr>
            <w:lang w:val="en-CH"/>
          </w:rPr>
          <w:t>limited to temporary service disruption rather than loss or tampering of sensitive information.</w:t>
        </w:r>
      </w:ins>
    </w:p>
    <w:p w14:paraId="55123965" w14:textId="44FECA75" w:rsidR="00B26AD4" w:rsidRPr="00B269BB" w:rsidDel="00C275A7" w:rsidRDefault="00B269BB" w:rsidP="00B269BB">
      <w:pPr>
        <w:spacing w:after="0" w:line="360" w:lineRule="auto"/>
        <w:jc w:val="both"/>
        <w:rPr>
          <w:del w:id="106" w:author="Francesco Veri" w:date="2026-06-02T13:23:00Z" w16du:dateUtc="2026-06-02T11:23:00Z"/>
          <w:lang w:val="en-US"/>
        </w:rPr>
      </w:pPr>
      <w:del w:id="107" w:author="Francesco Veri" w:date="2026-06-02T13:23:00Z" w16du:dateUtc="2026-06-02T11:23:00Z">
        <w:r w:rsidRPr="0094368A" w:rsidDel="00C275A7">
          <w:rPr>
            <w:lang w:val="en-US"/>
          </w:rPr>
          <w:delText>[</w:delText>
        </w:r>
        <w:r w:rsidDel="00C275A7">
          <w:rPr>
            <w:lang w:val="en-US"/>
          </w:rPr>
          <w:delText>Answer needed here</w:delText>
        </w:r>
        <w:r w:rsidRPr="0094368A" w:rsidDel="00C275A7">
          <w:rPr>
            <w:lang w:val="en-US"/>
          </w:rPr>
          <w:delText>]</w:delText>
        </w:r>
      </w:del>
    </w:p>
    <w:p w14:paraId="632B73A9" w14:textId="77777777" w:rsidR="00B26AD4" w:rsidRDefault="00B26AD4" w:rsidP="00143774"/>
    <w:p w14:paraId="53B7017B" w14:textId="3B3C1530" w:rsidR="003263BE" w:rsidRDefault="003263BE" w:rsidP="003263BE">
      <w:r>
        <w:t>- Are there any specific measures in place to ensure the overall security of the tool?</w:t>
      </w:r>
    </w:p>
    <w:p w14:paraId="02ED02D3" w14:textId="2ED57B73" w:rsidR="00B269BB" w:rsidRPr="0094368A" w:rsidDel="00C275A7" w:rsidRDefault="00C275A7" w:rsidP="00B269BB">
      <w:pPr>
        <w:spacing w:after="0" w:line="360" w:lineRule="auto"/>
        <w:jc w:val="both"/>
        <w:rPr>
          <w:del w:id="108" w:author="Francesco Veri" w:date="2026-06-02T13:24:00Z" w16du:dateUtc="2026-06-02T11:24:00Z"/>
          <w:lang w:val="en-US"/>
        </w:rPr>
      </w:pPr>
      <w:ins w:id="109" w:author="Francesco Veri" w:date="2026-06-02T13:24:00Z">
        <w:r w:rsidRPr="00C275A7">
          <w:t>The following measures are in place to ensure the security of the DPDT. Access to the hosted application is restricted by password protection. Data transmission is encrypted via HTTPS, enforced automatically by the shinyapps.io platform. The source code is stored locally on a machine secured by two-factor authentication and is not publicly accessible. The tool does not collect or store any personal data, eliminating the risk of data breach or exfiltration. Platform-level security is managed by Posit (shinyapps.io) and includes regular infrastructure updates and access monitoring.</w:t>
        </w:r>
      </w:ins>
      <w:del w:id="110" w:author="Francesco Veri" w:date="2026-06-02T13:24:00Z" w16du:dateUtc="2026-06-02T11:24:00Z">
        <w:r w:rsidR="00B269BB" w:rsidRPr="0094368A" w:rsidDel="00C275A7">
          <w:rPr>
            <w:lang w:val="en-US"/>
          </w:rPr>
          <w:delText>[</w:delText>
        </w:r>
        <w:r w:rsidR="00B269BB" w:rsidDel="00C275A7">
          <w:rPr>
            <w:lang w:val="en-US"/>
          </w:rPr>
          <w:delText>Answer needed here</w:delText>
        </w:r>
        <w:r w:rsidR="00B269BB" w:rsidRPr="0094368A" w:rsidDel="00C275A7">
          <w:rPr>
            <w:lang w:val="en-US"/>
          </w:rPr>
          <w:delText>]</w:delText>
        </w:r>
      </w:del>
    </w:p>
    <w:p w14:paraId="0A8DF497" w14:textId="77777777" w:rsidR="00B269BB" w:rsidRDefault="00B269BB" w:rsidP="003263BE"/>
    <w:p w14:paraId="2EC09E2E" w14:textId="77777777" w:rsidR="003263BE" w:rsidRDefault="003263BE" w:rsidP="003263BE">
      <w:r>
        <w:t>- Do you perform any security updates for the tool?</w:t>
      </w:r>
    </w:p>
    <w:p w14:paraId="7E9B70A6" w14:textId="6247465B" w:rsidR="00B269BB" w:rsidRPr="0094368A" w:rsidDel="00C275A7" w:rsidRDefault="00C275A7" w:rsidP="00B269BB">
      <w:pPr>
        <w:spacing w:after="0" w:line="360" w:lineRule="auto"/>
        <w:jc w:val="both"/>
        <w:rPr>
          <w:del w:id="111" w:author="Francesco Veri" w:date="2026-06-02T13:25:00Z" w16du:dateUtc="2026-06-02T11:25:00Z"/>
          <w:lang w:val="en-US"/>
        </w:rPr>
      </w:pPr>
      <w:ins w:id="112" w:author="Francesco Veri" w:date="2026-06-02T13:25:00Z">
        <w:r w:rsidRPr="00C275A7">
          <w:t>The source code repository is maintained on a locally secured machine and updated as needed throughout the project lifecycle.</w:t>
        </w:r>
      </w:ins>
      <w:del w:id="113" w:author="Francesco Veri" w:date="2026-06-02T13:25:00Z" w16du:dateUtc="2026-06-02T11:25:00Z">
        <w:r w:rsidR="00B269BB" w:rsidRPr="0094368A" w:rsidDel="00C275A7">
          <w:rPr>
            <w:lang w:val="en-US"/>
          </w:rPr>
          <w:delText>[</w:delText>
        </w:r>
        <w:r w:rsidR="00B269BB" w:rsidDel="00C275A7">
          <w:rPr>
            <w:lang w:val="en-US"/>
          </w:rPr>
          <w:delText>Answer needed here</w:delText>
        </w:r>
        <w:r w:rsidR="00B269BB" w:rsidRPr="0094368A" w:rsidDel="00C275A7">
          <w:rPr>
            <w:lang w:val="en-US"/>
          </w:rPr>
          <w:delText>]</w:delText>
        </w:r>
      </w:del>
    </w:p>
    <w:p w14:paraId="5427314E" w14:textId="77777777" w:rsidR="00B269BB" w:rsidRDefault="00B269BB" w:rsidP="003263BE"/>
    <w:p w14:paraId="337C7359" w14:textId="77777777" w:rsidR="003263BE" w:rsidRDefault="003263BE" w:rsidP="003263BE">
      <w:r>
        <w:t>- Did you put in place and verification and validation methods (e. g. logging)?</w:t>
      </w:r>
    </w:p>
    <w:p w14:paraId="02C85C2A" w14:textId="4A67F40D" w:rsidR="00B269BB" w:rsidRPr="0094368A" w:rsidDel="00C275A7" w:rsidRDefault="00C275A7" w:rsidP="00B269BB">
      <w:pPr>
        <w:spacing w:after="0" w:line="360" w:lineRule="auto"/>
        <w:jc w:val="both"/>
        <w:rPr>
          <w:del w:id="114" w:author="Francesco Veri" w:date="2026-06-02T13:26:00Z" w16du:dateUtc="2026-06-02T11:26:00Z"/>
          <w:lang w:val="en-US"/>
        </w:rPr>
      </w:pPr>
      <w:ins w:id="115" w:author="Francesco Veri" w:date="2026-06-02T13:26:00Z">
        <w:r w:rsidRPr="00C275A7">
          <w:t xml:space="preserve">Formal logging of user activity is not implemented. Basic usage statistics — number of sessions and active hours — are available through the shinyapps.io administrative dashboard, providing minimal access monitoring. </w:t>
        </w:r>
      </w:ins>
      <w:ins w:id="116" w:author="Francesco Veri" w:date="2026-06-02T13:26:00Z" w16du:dateUtc="2026-06-02T11:26:00Z">
        <w:r>
          <w:t xml:space="preserve"> </w:t>
        </w:r>
      </w:ins>
      <w:ins w:id="117" w:author="Francesco Veri" w:date="2026-06-02T13:26:00Z">
        <w:r w:rsidRPr="00C275A7">
          <w:t xml:space="preserve">Given the tool's low data sensitivity and </w:t>
        </w:r>
        <w:r w:rsidRPr="00C275A7">
          <w:lastRenderedPageBreak/>
          <w:t>restricted user base, more extensive logging is not considered necessary at this stage.</w:t>
        </w:r>
        <w:r w:rsidRPr="00C275A7" w:rsidDel="00C275A7">
          <w:rPr>
            <w:lang w:val="en-US"/>
          </w:rPr>
          <w:t xml:space="preserve"> </w:t>
        </w:r>
      </w:ins>
      <w:del w:id="118" w:author="Francesco Veri" w:date="2026-06-02T13:26:00Z" w16du:dateUtc="2026-06-02T11:26:00Z">
        <w:r w:rsidR="00B269BB" w:rsidRPr="0094368A" w:rsidDel="00C275A7">
          <w:rPr>
            <w:lang w:val="en-US"/>
          </w:rPr>
          <w:delText>[</w:delText>
        </w:r>
        <w:r w:rsidR="00B269BB" w:rsidDel="00C275A7">
          <w:rPr>
            <w:lang w:val="en-US"/>
          </w:rPr>
          <w:delText>Answer needed here</w:delText>
        </w:r>
        <w:r w:rsidR="00B269BB" w:rsidRPr="0094368A" w:rsidDel="00C275A7">
          <w:rPr>
            <w:lang w:val="en-US"/>
          </w:rPr>
          <w:delText>]</w:delText>
        </w:r>
      </w:del>
    </w:p>
    <w:p w14:paraId="4E3FDB2E" w14:textId="77777777" w:rsidR="00B269BB" w:rsidRDefault="00B269BB" w:rsidP="003263BE"/>
    <w:p w14:paraId="4861E8EF" w14:textId="570033DB" w:rsidR="003263BE" w:rsidRDefault="003263BE" w:rsidP="003263BE">
      <w:r>
        <w:t>- How do you ensure the secure storage and availability of data that the tool collects?</w:t>
      </w:r>
    </w:p>
    <w:p w14:paraId="6B0515E5" w14:textId="24AC3E65" w:rsidR="00B269BB" w:rsidRPr="0094368A" w:rsidDel="00C275A7" w:rsidRDefault="00C275A7" w:rsidP="00B269BB">
      <w:pPr>
        <w:spacing w:after="0" w:line="360" w:lineRule="auto"/>
        <w:jc w:val="both"/>
        <w:rPr>
          <w:del w:id="119" w:author="Francesco Veri" w:date="2026-06-02T13:27:00Z" w16du:dateUtc="2026-06-02T11:27:00Z"/>
          <w:lang w:val="en-US"/>
        </w:rPr>
      </w:pPr>
      <w:ins w:id="120" w:author="Francesco Veri" w:date="2026-06-02T13:27:00Z">
        <w:r w:rsidRPr="00C275A7">
          <w:t xml:space="preserve">The DPDT does not collect or store any data from users. No personal data, usage inputs, or outputs are retained by the application. </w:t>
        </w:r>
      </w:ins>
      <w:del w:id="121" w:author="Francesco Veri" w:date="2026-06-02T13:27:00Z" w16du:dateUtc="2026-06-02T11:27:00Z">
        <w:r w:rsidR="00B269BB" w:rsidRPr="0094368A" w:rsidDel="00C275A7">
          <w:rPr>
            <w:lang w:val="en-US"/>
          </w:rPr>
          <w:delText>[</w:delText>
        </w:r>
        <w:r w:rsidR="00B269BB" w:rsidDel="00C275A7">
          <w:rPr>
            <w:lang w:val="en-US"/>
          </w:rPr>
          <w:delText>Answer needed here</w:delText>
        </w:r>
        <w:r w:rsidR="00B269BB" w:rsidRPr="0094368A" w:rsidDel="00C275A7">
          <w:rPr>
            <w:lang w:val="en-US"/>
          </w:rPr>
          <w:delText>]</w:delText>
        </w:r>
      </w:del>
    </w:p>
    <w:p w14:paraId="03303244" w14:textId="77777777" w:rsidR="00B269BB" w:rsidRDefault="00B269BB" w:rsidP="003263BE"/>
    <w:p w14:paraId="23B1CCCE" w14:textId="6F31FD3A" w:rsidR="003547C5" w:rsidRDefault="003263BE" w:rsidP="003263BE">
      <w:r>
        <w:t>- How do you identify and address system errors?</w:t>
      </w:r>
    </w:p>
    <w:p w14:paraId="0F6B2FAF" w14:textId="12CDCBFA" w:rsidR="00B269BB" w:rsidRPr="0094368A" w:rsidDel="00C275A7" w:rsidRDefault="00C275A7" w:rsidP="00B269BB">
      <w:pPr>
        <w:spacing w:after="0" w:line="360" w:lineRule="auto"/>
        <w:jc w:val="both"/>
        <w:rPr>
          <w:del w:id="122" w:author="Francesco Veri" w:date="2026-06-02T13:28:00Z" w16du:dateUtc="2026-06-02T11:28:00Z"/>
          <w:lang w:val="en-US"/>
        </w:rPr>
      </w:pPr>
      <w:ins w:id="123" w:author="Francesco Veri" w:date="2026-06-02T13:28:00Z">
        <w:r w:rsidRPr="00C275A7">
          <w:t>System errors are identified through two mechanisms: runtime error logs available via the shinyapps.io administrative dashboard, and direct reports from users within the AI4Deliberation project. Errors are addressed through correction of the source code and redeployment of the application. Given the tool's static architecture and restricted user base, the risk of undetected errors propagating unnoticed is low.</w:t>
        </w:r>
      </w:ins>
      <w:del w:id="124" w:author="Francesco Veri" w:date="2026-06-02T13:28:00Z" w16du:dateUtc="2026-06-02T11:28:00Z">
        <w:r w:rsidR="00B269BB" w:rsidRPr="0094368A" w:rsidDel="00C275A7">
          <w:rPr>
            <w:lang w:val="en-US"/>
          </w:rPr>
          <w:delText>[</w:delText>
        </w:r>
        <w:r w:rsidR="00B269BB" w:rsidDel="00C275A7">
          <w:rPr>
            <w:lang w:val="en-US"/>
          </w:rPr>
          <w:delText>Answer needed here</w:delText>
        </w:r>
        <w:r w:rsidR="00B269BB" w:rsidRPr="0094368A" w:rsidDel="00C275A7">
          <w:rPr>
            <w:lang w:val="en-US"/>
          </w:rPr>
          <w:delText>]</w:delText>
        </w:r>
      </w:del>
    </w:p>
    <w:p w14:paraId="70EB56BB" w14:textId="77777777" w:rsidR="00B269BB" w:rsidRDefault="00B269BB" w:rsidP="003263BE"/>
    <w:p w14:paraId="69046DE9" w14:textId="3870990F" w:rsidR="00101460" w:rsidRDefault="00101460" w:rsidP="00143774">
      <w:r>
        <w:t>- Can you ensure that the data used to develop the tool is up-to-date, high-quality and representative?</w:t>
      </w:r>
    </w:p>
    <w:p w14:paraId="158534B6" w14:textId="1B707B24" w:rsidR="00B269BB" w:rsidRPr="0094368A" w:rsidDel="00C275A7" w:rsidRDefault="00C275A7" w:rsidP="00B269BB">
      <w:pPr>
        <w:spacing w:after="0" w:line="360" w:lineRule="auto"/>
        <w:jc w:val="both"/>
        <w:rPr>
          <w:del w:id="125" w:author="Francesco Veri" w:date="2026-06-02T13:28:00Z" w16du:dateUtc="2026-06-02T11:28:00Z"/>
          <w:lang w:val="en-US"/>
        </w:rPr>
      </w:pPr>
      <w:ins w:id="126" w:author="Francesco Veri" w:date="2026-06-02T13:28:00Z">
        <w:r w:rsidRPr="00C275A7">
          <w:t xml:space="preserve">The DPDT does not use machine learning or training data in the conventional sense. Its recommendation logic is derived from a systematic review of the academic literature on deliberative democracy, deliberative process design, and socio-technical frameworks for scaling participation. The evidence base was compiled and curated by the research team, drawing on peer-reviewed publications, established normative frameworks in deliberative theory, and empirical findings from deliberative </w:t>
        </w:r>
        <w:proofErr w:type="spellStart"/>
        <w:r w:rsidRPr="00C275A7">
          <w:t>minipublics</w:t>
        </w:r>
        <w:proofErr w:type="spellEnd"/>
        <w:r w:rsidRPr="00C275A7">
          <w:t xml:space="preserve"> research.</w:t>
        </w:r>
      </w:ins>
      <w:del w:id="127" w:author="Francesco Veri" w:date="2026-06-02T13:28:00Z" w16du:dateUtc="2026-06-02T11:28:00Z">
        <w:r w:rsidR="00B269BB" w:rsidRPr="0094368A" w:rsidDel="00C275A7">
          <w:rPr>
            <w:lang w:val="en-US"/>
          </w:rPr>
          <w:delText>[</w:delText>
        </w:r>
        <w:r w:rsidR="00B269BB" w:rsidDel="00C275A7">
          <w:rPr>
            <w:lang w:val="en-US"/>
          </w:rPr>
          <w:delText>Answer needed here</w:delText>
        </w:r>
        <w:r w:rsidR="00B269BB" w:rsidRPr="0094368A" w:rsidDel="00C275A7">
          <w:rPr>
            <w:lang w:val="en-US"/>
          </w:rPr>
          <w:delText>]</w:delText>
        </w:r>
      </w:del>
    </w:p>
    <w:p w14:paraId="0E66B6F3" w14:textId="77777777" w:rsidR="00B269BB" w:rsidRDefault="00B269BB" w:rsidP="00143774"/>
    <w:p w14:paraId="588A126F" w14:textId="77777777" w:rsidR="00101460" w:rsidRDefault="00101460" w:rsidP="00143774"/>
    <w:p w14:paraId="391F5132" w14:textId="69B42CE8" w:rsidR="00101460" w:rsidRPr="00101460" w:rsidRDefault="00101460" w:rsidP="00143774">
      <w:pPr>
        <w:rPr>
          <w:u w:val="single"/>
        </w:rPr>
      </w:pPr>
      <w:r w:rsidRPr="00101460">
        <w:rPr>
          <w:u w:val="single"/>
        </w:rPr>
        <w:t>Privacy and Data Governance:</w:t>
      </w:r>
    </w:p>
    <w:p w14:paraId="7ABC1996" w14:textId="59E2DF8F" w:rsidR="00E616FD" w:rsidRDefault="00E616FD" w:rsidP="00E616FD">
      <w:pPr>
        <w:pStyle w:val="NormalWeb"/>
        <w:rPr>
          <w:rFonts w:asciiTheme="minorHAnsi" w:eastAsiaTheme="minorHAnsi" w:hAnsiTheme="minorHAnsi" w:cstheme="minorBidi"/>
          <w:kern w:val="2"/>
          <w:lang w:val="en-GB"/>
          <w14:ligatures w14:val="standardContextual"/>
        </w:rPr>
      </w:pPr>
      <w:r>
        <w:rPr>
          <w:rFonts w:asciiTheme="minorHAnsi" w:eastAsiaTheme="minorHAnsi" w:hAnsiTheme="minorHAnsi" w:cstheme="minorBidi"/>
          <w:kern w:val="2"/>
          <w:lang w:val="en-GB"/>
          <w14:ligatures w14:val="standardContextual"/>
        </w:rPr>
        <w:t xml:space="preserve">- </w:t>
      </w:r>
      <w:r w:rsidRPr="00DD4E66">
        <w:rPr>
          <w:rFonts w:asciiTheme="minorHAnsi" w:eastAsiaTheme="minorHAnsi" w:hAnsiTheme="minorHAnsi" w:cstheme="minorBidi"/>
          <w:kern w:val="2"/>
          <w:lang w:val="en-GB"/>
          <w14:ligatures w14:val="standardContextual"/>
        </w:rPr>
        <w:t xml:space="preserve">What types of personal data does the </w:t>
      </w:r>
      <w:r w:rsidR="00734398">
        <w:rPr>
          <w:rFonts w:asciiTheme="minorHAnsi" w:eastAsiaTheme="minorHAnsi" w:hAnsiTheme="minorHAnsi" w:cstheme="minorBidi"/>
          <w:kern w:val="2"/>
          <w:lang w:val="en-GB"/>
          <w14:ligatures w14:val="standardContextual"/>
        </w:rPr>
        <w:t xml:space="preserve">tool </w:t>
      </w:r>
      <w:r w:rsidRPr="00DD4E66">
        <w:rPr>
          <w:rFonts w:asciiTheme="minorHAnsi" w:eastAsiaTheme="minorHAnsi" w:hAnsiTheme="minorHAnsi" w:cstheme="minorBidi"/>
          <w:kern w:val="2"/>
          <w:lang w:val="en-GB"/>
          <w14:ligatures w14:val="standardContextual"/>
        </w:rPr>
        <w:t>process (if any)?</w:t>
      </w:r>
    </w:p>
    <w:p w14:paraId="648906B8" w14:textId="740DAF2B" w:rsidR="00B26AD4" w:rsidRDefault="0062742A" w:rsidP="00E616FD">
      <w:pPr>
        <w:pStyle w:val="NormalWeb"/>
        <w:rPr>
          <w:rFonts w:asciiTheme="minorHAnsi" w:eastAsiaTheme="minorHAnsi" w:hAnsiTheme="minorHAnsi" w:cstheme="minorBidi"/>
          <w:kern w:val="2"/>
          <w:lang w:val="en-GB"/>
          <w14:ligatures w14:val="standardContextual"/>
        </w:rPr>
      </w:pPr>
      <w:ins w:id="128" w:author="Francesco Veri" w:date="2026-06-02T13:29:00Z" w16du:dateUtc="2026-06-02T11:29:00Z">
        <w:r>
          <w:rPr>
            <w:rFonts w:asciiTheme="minorHAnsi" w:eastAsiaTheme="minorHAnsi" w:hAnsiTheme="minorHAnsi" w:cstheme="minorBidi"/>
            <w:kern w:val="2"/>
            <w:lang w:val="en-GB"/>
            <w14:ligatures w14:val="standardContextual"/>
          </w:rPr>
          <w:t>N/A</w:t>
        </w:r>
      </w:ins>
      <w:del w:id="129" w:author="Francesco Veri" w:date="2026-06-02T13:29:00Z" w16du:dateUtc="2026-06-02T11:29:00Z">
        <w:r w:rsidR="00B26AD4" w:rsidDel="0062742A">
          <w:rPr>
            <w:rFonts w:asciiTheme="minorHAnsi" w:eastAsiaTheme="minorHAnsi" w:hAnsiTheme="minorHAnsi" w:cstheme="minorBidi"/>
            <w:kern w:val="2"/>
            <w:lang w:val="en-GB"/>
            <w14:ligatures w14:val="standardContextual"/>
          </w:rPr>
          <w:delText>None</w:delText>
        </w:r>
      </w:del>
      <w:r w:rsidR="00B26AD4">
        <w:rPr>
          <w:rFonts w:asciiTheme="minorHAnsi" w:eastAsiaTheme="minorHAnsi" w:hAnsiTheme="minorHAnsi" w:cstheme="minorBidi"/>
          <w:kern w:val="2"/>
          <w:lang w:val="en-GB"/>
          <w14:ligatures w14:val="standardContextual"/>
        </w:rPr>
        <w:t>.</w:t>
      </w:r>
    </w:p>
    <w:p w14:paraId="0553D564" w14:textId="77777777" w:rsidR="00B26AD4" w:rsidRDefault="00B26AD4" w:rsidP="00E616FD">
      <w:pPr>
        <w:pStyle w:val="NormalWeb"/>
        <w:rPr>
          <w:rFonts w:asciiTheme="minorHAnsi" w:eastAsiaTheme="minorHAnsi" w:hAnsiTheme="minorHAnsi" w:cstheme="minorBidi"/>
          <w:kern w:val="2"/>
          <w:lang w:val="en-GB"/>
          <w14:ligatures w14:val="standardContextual"/>
        </w:rPr>
      </w:pPr>
    </w:p>
    <w:p w14:paraId="1D2E9AB6" w14:textId="77777777" w:rsidR="00E616FD" w:rsidRDefault="00E616FD" w:rsidP="00E616FD">
      <w:pPr>
        <w:pStyle w:val="NormalWeb"/>
        <w:rPr>
          <w:rFonts w:asciiTheme="minorHAnsi" w:eastAsiaTheme="minorHAnsi" w:hAnsiTheme="minorHAnsi" w:cstheme="minorBidi"/>
          <w:kern w:val="2"/>
          <w:lang w:val="en-GB"/>
          <w14:ligatures w14:val="standardContextual"/>
        </w:rPr>
      </w:pPr>
      <w:r>
        <w:rPr>
          <w:rFonts w:asciiTheme="minorHAnsi" w:eastAsiaTheme="minorHAnsi" w:hAnsiTheme="minorHAnsi" w:cstheme="minorBidi"/>
          <w:kern w:val="2"/>
          <w:lang w:val="en-GB"/>
          <w14:ligatures w14:val="standardContextual"/>
        </w:rPr>
        <w:lastRenderedPageBreak/>
        <w:t xml:space="preserve">- </w:t>
      </w:r>
      <w:r w:rsidRPr="00DD4E66">
        <w:rPr>
          <w:rFonts w:asciiTheme="minorHAnsi" w:eastAsiaTheme="minorHAnsi" w:hAnsiTheme="minorHAnsi" w:cstheme="minorBidi"/>
          <w:kern w:val="2"/>
          <w:lang w:val="en-GB"/>
          <w14:ligatures w14:val="standardContextual"/>
        </w:rPr>
        <w:t xml:space="preserve">Is any sensitive data </w:t>
      </w:r>
      <w:r>
        <w:rPr>
          <w:rFonts w:asciiTheme="minorHAnsi" w:eastAsiaTheme="minorHAnsi" w:hAnsiTheme="minorHAnsi" w:cstheme="minorBidi"/>
          <w:kern w:val="2"/>
          <w:lang w:val="en-GB"/>
          <w14:ligatures w14:val="standardContextual"/>
        </w:rPr>
        <w:t xml:space="preserve">collected and processed </w:t>
      </w:r>
      <w:r w:rsidRPr="00DD4E66">
        <w:rPr>
          <w:rFonts w:asciiTheme="minorHAnsi" w:eastAsiaTheme="minorHAnsi" w:hAnsiTheme="minorHAnsi" w:cstheme="minorBidi"/>
          <w:kern w:val="2"/>
          <w:lang w:val="en-GB"/>
          <w14:ligatures w14:val="standardContextual"/>
        </w:rPr>
        <w:t>(political opinions, ethnicity, health, etc.)?</w:t>
      </w:r>
    </w:p>
    <w:p w14:paraId="196342F3" w14:textId="1ED422F5" w:rsidR="00B26AD4" w:rsidRDefault="0062742A" w:rsidP="00E616FD">
      <w:pPr>
        <w:pStyle w:val="NormalWeb"/>
        <w:rPr>
          <w:rFonts w:asciiTheme="minorHAnsi" w:eastAsiaTheme="minorHAnsi" w:hAnsiTheme="minorHAnsi" w:cstheme="minorBidi"/>
          <w:kern w:val="2"/>
          <w:lang w:val="en-GB"/>
          <w14:ligatures w14:val="standardContextual"/>
        </w:rPr>
      </w:pPr>
      <w:ins w:id="130" w:author="Francesco Veri" w:date="2026-06-02T13:29:00Z" w16du:dateUtc="2026-06-02T11:29:00Z">
        <w:r>
          <w:rPr>
            <w:rFonts w:asciiTheme="minorHAnsi" w:eastAsiaTheme="minorHAnsi" w:hAnsiTheme="minorHAnsi" w:cstheme="minorBidi"/>
            <w:kern w:val="2"/>
            <w:lang w:val="en-GB"/>
            <w14:ligatures w14:val="standardContextual"/>
          </w:rPr>
          <w:t>N/A</w:t>
        </w:r>
      </w:ins>
      <w:del w:id="131" w:author="Francesco Veri" w:date="2026-06-02T13:29:00Z" w16du:dateUtc="2026-06-02T11:29:00Z">
        <w:r w:rsidR="00B26AD4" w:rsidDel="0062742A">
          <w:rPr>
            <w:rFonts w:asciiTheme="minorHAnsi" w:eastAsiaTheme="minorHAnsi" w:hAnsiTheme="minorHAnsi" w:cstheme="minorBidi"/>
            <w:kern w:val="2"/>
            <w:lang w:val="en-GB"/>
            <w14:ligatures w14:val="standardContextual"/>
          </w:rPr>
          <w:delText>None.</w:delText>
        </w:r>
      </w:del>
    </w:p>
    <w:p w14:paraId="11246B2D" w14:textId="77777777" w:rsidR="00B26AD4" w:rsidRDefault="00B26AD4" w:rsidP="00E616FD">
      <w:pPr>
        <w:pStyle w:val="NormalWeb"/>
        <w:rPr>
          <w:rFonts w:asciiTheme="minorHAnsi" w:eastAsiaTheme="minorHAnsi" w:hAnsiTheme="minorHAnsi" w:cstheme="minorBidi"/>
          <w:kern w:val="2"/>
          <w:lang w:val="en-GB"/>
          <w14:ligatures w14:val="standardContextual"/>
        </w:rPr>
      </w:pPr>
    </w:p>
    <w:p w14:paraId="1FF1FE54" w14:textId="77777777" w:rsidR="00E616FD" w:rsidRDefault="00E616FD" w:rsidP="00E616FD">
      <w:pPr>
        <w:pStyle w:val="NormalWeb"/>
        <w:rPr>
          <w:rFonts w:asciiTheme="minorHAnsi" w:eastAsiaTheme="minorHAnsi" w:hAnsiTheme="minorHAnsi" w:cstheme="minorBidi"/>
          <w:kern w:val="2"/>
          <w:lang w:val="en-GB"/>
          <w14:ligatures w14:val="standardContextual"/>
        </w:rPr>
      </w:pPr>
      <w:r>
        <w:rPr>
          <w:rFonts w:asciiTheme="minorHAnsi" w:eastAsiaTheme="minorHAnsi" w:hAnsiTheme="minorHAnsi" w:cstheme="minorBidi"/>
          <w:kern w:val="2"/>
          <w:lang w:val="en-GB"/>
          <w14:ligatures w14:val="standardContextual"/>
        </w:rPr>
        <w:t>- How does the AI tool enable obtaining informed consent by users for the processing of their personal data?</w:t>
      </w:r>
    </w:p>
    <w:p w14:paraId="214F8EC4" w14:textId="3C72A5C0" w:rsidR="00B26AD4" w:rsidRPr="0062742A" w:rsidRDefault="00B26AD4" w:rsidP="00E616FD">
      <w:pPr>
        <w:pStyle w:val="NormalWeb"/>
        <w:rPr>
          <w:rFonts w:asciiTheme="minorHAnsi" w:eastAsiaTheme="minorHAnsi" w:hAnsiTheme="minorHAnsi" w:cstheme="minorBidi"/>
          <w:kern w:val="2"/>
          <w14:ligatures w14:val="standardContextual"/>
          <w:rPrChange w:id="132" w:author="Francesco Veri" w:date="2026-06-02T13:30:00Z" w16du:dateUtc="2026-06-02T11:30:00Z">
            <w:rPr>
              <w:rFonts w:asciiTheme="minorHAnsi" w:eastAsiaTheme="minorHAnsi" w:hAnsiTheme="minorHAnsi" w:cstheme="minorBidi"/>
              <w:kern w:val="2"/>
              <w:lang w:val="en-GB"/>
              <w14:ligatures w14:val="standardContextual"/>
            </w:rPr>
          </w:rPrChange>
        </w:rPr>
      </w:pPr>
      <w:del w:id="133" w:author="Francesco Veri" w:date="2026-06-02T13:29:00Z" w16du:dateUtc="2026-06-02T11:29:00Z">
        <w:r w:rsidRPr="0062742A" w:rsidDel="0062742A">
          <w:rPr>
            <w:rFonts w:asciiTheme="minorHAnsi" w:eastAsiaTheme="minorHAnsi" w:hAnsiTheme="minorHAnsi" w:cstheme="minorBidi"/>
            <w:kern w:val="2"/>
            <w14:ligatures w14:val="standardContextual"/>
            <w:rPrChange w:id="134" w:author="Francesco Veri" w:date="2026-06-02T13:30:00Z" w16du:dateUtc="2026-06-02T11:30:00Z">
              <w:rPr>
                <w:rFonts w:asciiTheme="minorHAnsi" w:eastAsiaTheme="minorHAnsi" w:hAnsiTheme="minorHAnsi" w:cstheme="minorBidi"/>
                <w:kern w:val="2"/>
                <w:lang w:val="en-GB"/>
                <w14:ligatures w14:val="standardContextual"/>
              </w:rPr>
            </w:rPrChange>
          </w:rPr>
          <w:delText>Not applicable.</w:delText>
        </w:r>
      </w:del>
      <w:ins w:id="135" w:author="Francesco Veri" w:date="2026-06-02T13:29:00Z" w16du:dateUtc="2026-06-02T11:29:00Z">
        <w:r w:rsidR="0062742A" w:rsidRPr="0062742A">
          <w:rPr>
            <w:rFonts w:asciiTheme="minorHAnsi" w:eastAsiaTheme="minorHAnsi" w:hAnsiTheme="minorHAnsi" w:cstheme="minorBidi"/>
            <w:kern w:val="2"/>
            <w14:ligatures w14:val="standardContextual"/>
            <w:rPrChange w:id="136" w:author="Francesco Veri" w:date="2026-06-02T13:30:00Z" w16du:dateUtc="2026-06-02T11:30:00Z">
              <w:rPr>
                <w:rFonts w:asciiTheme="minorHAnsi" w:eastAsiaTheme="minorHAnsi" w:hAnsiTheme="minorHAnsi" w:cstheme="minorBidi"/>
                <w:kern w:val="2"/>
                <w:lang w:val="en-GB"/>
                <w14:ligatures w14:val="standardContextual"/>
              </w:rPr>
            </w:rPrChange>
          </w:rPr>
          <w:t>N/A</w:t>
        </w:r>
      </w:ins>
    </w:p>
    <w:p w14:paraId="5CF88ABE" w14:textId="77777777" w:rsidR="00B26AD4" w:rsidRPr="0062742A" w:rsidRDefault="00B26AD4" w:rsidP="00E616FD">
      <w:pPr>
        <w:pStyle w:val="NormalWeb"/>
        <w:rPr>
          <w:rFonts w:asciiTheme="minorHAnsi" w:eastAsiaTheme="minorHAnsi" w:hAnsiTheme="minorHAnsi" w:cstheme="minorBidi"/>
          <w:kern w:val="2"/>
          <w14:ligatures w14:val="standardContextual"/>
          <w:rPrChange w:id="137" w:author="Francesco Veri" w:date="2026-06-02T13:30:00Z" w16du:dateUtc="2026-06-02T11:30:00Z">
            <w:rPr>
              <w:rFonts w:asciiTheme="minorHAnsi" w:eastAsiaTheme="minorHAnsi" w:hAnsiTheme="minorHAnsi" w:cstheme="minorBidi"/>
              <w:kern w:val="2"/>
              <w:lang w:val="en-GB"/>
              <w14:ligatures w14:val="standardContextual"/>
            </w:rPr>
          </w:rPrChange>
        </w:rPr>
      </w:pPr>
    </w:p>
    <w:p w14:paraId="34691284" w14:textId="74E127E1" w:rsidR="00807B02" w:rsidRDefault="00E616FD" w:rsidP="00E616FD">
      <w:r>
        <w:t>- Is personal data pseudonymized or anonymized at any point during collection or processing?</w:t>
      </w:r>
    </w:p>
    <w:p w14:paraId="11235446" w14:textId="2591A8A5" w:rsidR="00B26AD4" w:rsidRPr="0062742A" w:rsidDel="0062742A" w:rsidRDefault="0062742A" w:rsidP="00B26AD4">
      <w:pPr>
        <w:pStyle w:val="NormalWeb"/>
        <w:rPr>
          <w:del w:id="138" w:author="Francesco Veri" w:date="2026-06-02T13:29:00Z" w16du:dateUtc="2026-06-02T11:29:00Z"/>
          <w:rFonts w:asciiTheme="minorHAnsi" w:eastAsiaTheme="minorHAnsi" w:hAnsiTheme="minorHAnsi" w:cstheme="minorBidi"/>
          <w:kern w:val="2"/>
          <w14:ligatures w14:val="standardContextual"/>
          <w:rPrChange w:id="139" w:author="Francesco Veri" w:date="2026-06-02T13:29:00Z" w16du:dateUtc="2026-06-02T11:29:00Z">
            <w:rPr>
              <w:del w:id="140" w:author="Francesco Veri" w:date="2026-06-02T13:29:00Z" w16du:dateUtc="2026-06-02T11:29:00Z"/>
              <w:rFonts w:asciiTheme="minorHAnsi" w:eastAsiaTheme="minorHAnsi" w:hAnsiTheme="minorHAnsi" w:cstheme="minorBidi"/>
              <w:kern w:val="2"/>
              <w:lang w:val="en-GB"/>
              <w14:ligatures w14:val="standardContextual"/>
            </w:rPr>
          </w:rPrChange>
        </w:rPr>
      </w:pPr>
      <w:ins w:id="141" w:author="Francesco Veri" w:date="2026-06-02T13:29:00Z" w16du:dateUtc="2026-06-02T11:29:00Z">
        <w:r w:rsidRPr="0062742A">
          <w:rPr>
            <w:rFonts w:asciiTheme="minorHAnsi" w:eastAsiaTheme="minorHAnsi" w:hAnsiTheme="minorHAnsi" w:cstheme="minorBidi"/>
            <w:kern w:val="2"/>
            <w14:ligatures w14:val="standardContextual"/>
            <w:rPrChange w:id="142" w:author="Francesco Veri" w:date="2026-06-02T13:29:00Z" w16du:dateUtc="2026-06-02T11:29:00Z">
              <w:rPr>
                <w:rFonts w:asciiTheme="minorHAnsi" w:eastAsiaTheme="minorHAnsi" w:hAnsiTheme="minorHAnsi" w:cstheme="minorBidi"/>
                <w:kern w:val="2"/>
                <w:lang w:val="en-GB"/>
                <w14:ligatures w14:val="standardContextual"/>
              </w:rPr>
            </w:rPrChange>
          </w:rPr>
          <w:t>N/A</w:t>
        </w:r>
      </w:ins>
      <w:del w:id="143" w:author="Francesco Veri" w:date="2026-06-02T13:29:00Z" w16du:dateUtc="2026-06-02T11:29:00Z">
        <w:r w:rsidR="00B26AD4" w:rsidRPr="0062742A" w:rsidDel="0062742A">
          <w:rPr>
            <w:rFonts w:asciiTheme="minorHAnsi" w:eastAsiaTheme="minorHAnsi" w:hAnsiTheme="minorHAnsi" w:cstheme="minorBidi"/>
            <w:kern w:val="2"/>
            <w14:ligatures w14:val="standardContextual"/>
            <w:rPrChange w:id="144" w:author="Francesco Veri" w:date="2026-06-02T13:29:00Z" w16du:dateUtc="2026-06-02T11:29:00Z">
              <w:rPr>
                <w:rFonts w:asciiTheme="minorHAnsi" w:eastAsiaTheme="minorHAnsi" w:hAnsiTheme="minorHAnsi" w:cstheme="minorBidi"/>
                <w:kern w:val="2"/>
                <w:lang w:val="en-GB"/>
                <w14:ligatures w14:val="standardContextual"/>
              </w:rPr>
            </w:rPrChange>
          </w:rPr>
          <w:delText>Not applicable.</w:delText>
        </w:r>
      </w:del>
      <w:ins w:id="145" w:author="Francesco Veri" w:date="2026-06-02T13:29:00Z" w16du:dateUtc="2026-06-02T11:29:00Z">
        <w:r w:rsidRPr="0062742A">
          <w:rPr>
            <w:rFonts w:asciiTheme="minorHAnsi" w:eastAsiaTheme="minorHAnsi" w:hAnsiTheme="minorHAnsi" w:cstheme="minorBidi"/>
            <w:kern w:val="2"/>
            <w14:ligatures w14:val="standardContextual"/>
            <w:rPrChange w:id="146" w:author="Francesco Veri" w:date="2026-06-02T13:29:00Z" w16du:dateUtc="2026-06-02T11:29:00Z">
              <w:rPr>
                <w:rFonts w:asciiTheme="minorHAnsi" w:eastAsiaTheme="minorHAnsi" w:hAnsiTheme="minorHAnsi" w:cstheme="minorBidi"/>
                <w:kern w:val="2"/>
                <w:lang w:val="en-GB"/>
                <w14:ligatures w14:val="standardContextual"/>
              </w:rPr>
            </w:rPrChange>
          </w:rPr>
          <w:t xml:space="preserve"> No personal d</w:t>
        </w:r>
        <w:r w:rsidRPr="0062742A">
          <w:rPr>
            <w:rFonts w:asciiTheme="minorHAnsi" w:eastAsiaTheme="minorHAnsi" w:hAnsiTheme="minorHAnsi" w:cstheme="minorBidi"/>
            <w:kern w:val="2"/>
            <w14:ligatures w14:val="standardContextual"/>
            <w:rPrChange w:id="147" w:author="Francesco Veri" w:date="2026-06-02T13:29:00Z" w16du:dateUtc="2026-06-02T11:29:00Z">
              <w:rPr>
                <w:rFonts w:asciiTheme="minorHAnsi" w:eastAsiaTheme="minorHAnsi" w:hAnsiTheme="minorHAnsi" w:cstheme="minorBidi"/>
                <w:kern w:val="2"/>
                <w:lang w:val="it-IT"/>
                <w14:ligatures w14:val="standardContextual"/>
              </w:rPr>
            </w:rPrChange>
          </w:rPr>
          <w:t>ata is co</w:t>
        </w:r>
        <w:r w:rsidRPr="0062742A">
          <w:rPr>
            <w:rFonts w:asciiTheme="minorHAnsi" w:eastAsiaTheme="minorHAnsi" w:hAnsiTheme="minorHAnsi" w:cstheme="minorBidi"/>
            <w:kern w:val="2"/>
            <w14:ligatures w14:val="standardContextual"/>
          </w:rPr>
          <w:t>l</w:t>
        </w:r>
        <w:r w:rsidRPr="0062742A">
          <w:rPr>
            <w:rFonts w:asciiTheme="minorHAnsi" w:eastAsiaTheme="minorHAnsi" w:hAnsiTheme="minorHAnsi" w:cstheme="minorBidi"/>
            <w:kern w:val="2"/>
            <w14:ligatures w14:val="standardContextual"/>
            <w:rPrChange w:id="148" w:author="Francesco Veri" w:date="2026-06-02T13:29:00Z" w16du:dateUtc="2026-06-02T11:29:00Z">
              <w:rPr>
                <w:rFonts w:asciiTheme="minorHAnsi" w:eastAsiaTheme="minorHAnsi" w:hAnsiTheme="minorHAnsi" w:cstheme="minorBidi"/>
                <w:kern w:val="2"/>
                <w:lang w:val="it-IT"/>
                <w14:ligatures w14:val="standardContextual"/>
              </w:rPr>
            </w:rPrChange>
          </w:rPr>
          <w:t>lected</w:t>
        </w:r>
      </w:ins>
    </w:p>
    <w:p w14:paraId="1D56ED99" w14:textId="77777777" w:rsidR="00B26AD4" w:rsidRPr="0062742A" w:rsidRDefault="00B26AD4" w:rsidP="00E616FD">
      <w:pPr>
        <w:rPr>
          <w:lang w:val="en-US"/>
        </w:rPr>
      </w:pPr>
    </w:p>
    <w:p w14:paraId="437D8F14" w14:textId="2371516D" w:rsidR="00807B02" w:rsidRDefault="00807B02" w:rsidP="00807B02">
      <w:pPr>
        <w:rPr>
          <w:lang w:val="en-US"/>
        </w:rPr>
      </w:pPr>
      <w:r>
        <w:rPr>
          <w:lang w:val="en-US"/>
        </w:rPr>
        <w:t>- How long is personal data retained and how/when is it deleted?</w:t>
      </w:r>
    </w:p>
    <w:p w14:paraId="33074D10" w14:textId="313BDB9E" w:rsidR="00B26AD4" w:rsidRPr="0062742A" w:rsidRDefault="00B26AD4" w:rsidP="00B26AD4">
      <w:pPr>
        <w:pStyle w:val="NormalWeb"/>
        <w:rPr>
          <w:rFonts w:asciiTheme="minorHAnsi" w:eastAsiaTheme="minorHAnsi" w:hAnsiTheme="minorHAnsi" w:cstheme="minorBidi"/>
          <w:kern w:val="2"/>
          <w14:ligatures w14:val="standardContextual"/>
          <w:rPrChange w:id="149" w:author="Francesco Veri" w:date="2026-06-02T13:29:00Z" w16du:dateUtc="2026-06-02T11:29:00Z">
            <w:rPr>
              <w:rFonts w:asciiTheme="minorHAnsi" w:eastAsiaTheme="minorHAnsi" w:hAnsiTheme="minorHAnsi" w:cstheme="minorBidi"/>
              <w:kern w:val="2"/>
              <w:lang w:val="en-GB"/>
              <w14:ligatures w14:val="standardContextual"/>
            </w:rPr>
          </w:rPrChange>
        </w:rPr>
      </w:pPr>
      <w:del w:id="150" w:author="Francesco Veri" w:date="2026-06-02T13:29:00Z" w16du:dateUtc="2026-06-02T11:29:00Z">
        <w:r w:rsidRPr="0062742A" w:rsidDel="0062742A">
          <w:rPr>
            <w:rFonts w:asciiTheme="minorHAnsi" w:eastAsiaTheme="minorHAnsi" w:hAnsiTheme="minorHAnsi" w:cstheme="minorBidi"/>
            <w:kern w:val="2"/>
            <w14:ligatures w14:val="standardContextual"/>
            <w:rPrChange w:id="151" w:author="Francesco Veri" w:date="2026-06-02T13:29:00Z" w16du:dateUtc="2026-06-02T11:29:00Z">
              <w:rPr>
                <w:rFonts w:asciiTheme="minorHAnsi" w:eastAsiaTheme="minorHAnsi" w:hAnsiTheme="minorHAnsi" w:cstheme="minorBidi"/>
                <w:kern w:val="2"/>
                <w:lang w:val="en-GB"/>
                <w14:ligatures w14:val="standardContextual"/>
              </w:rPr>
            </w:rPrChange>
          </w:rPr>
          <w:delText>Not applicable.</w:delText>
        </w:r>
      </w:del>
      <w:ins w:id="152" w:author="Francesco Veri" w:date="2026-06-02T13:29:00Z" w16du:dateUtc="2026-06-02T11:29:00Z">
        <w:r w:rsidR="0062742A" w:rsidRPr="0062742A">
          <w:rPr>
            <w:rFonts w:asciiTheme="minorHAnsi" w:eastAsiaTheme="minorHAnsi" w:hAnsiTheme="minorHAnsi" w:cstheme="minorBidi"/>
            <w:kern w:val="2"/>
            <w14:ligatures w14:val="standardContextual"/>
            <w:rPrChange w:id="153" w:author="Francesco Veri" w:date="2026-06-02T13:29:00Z" w16du:dateUtc="2026-06-02T11:29:00Z">
              <w:rPr>
                <w:rFonts w:asciiTheme="minorHAnsi" w:eastAsiaTheme="minorHAnsi" w:hAnsiTheme="minorHAnsi" w:cstheme="minorBidi"/>
                <w:kern w:val="2"/>
                <w:lang w:val="en-GB"/>
                <w14:ligatures w14:val="standardContextual"/>
              </w:rPr>
            </w:rPrChange>
          </w:rPr>
          <w:t>N/A. no personal d</w:t>
        </w:r>
        <w:r w:rsidR="0062742A" w:rsidRPr="0062742A">
          <w:rPr>
            <w:rFonts w:asciiTheme="minorHAnsi" w:eastAsiaTheme="minorHAnsi" w:hAnsiTheme="minorHAnsi" w:cstheme="minorBidi"/>
            <w:kern w:val="2"/>
            <w14:ligatures w14:val="standardContextual"/>
            <w:rPrChange w:id="154" w:author="Francesco Veri" w:date="2026-06-02T13:29:00Z" w16du:dateUtc="2026-06-02T11:29:00Z">
              <w:rPr>
                <w:rFonts w:asciiTheme="minorHAnsi" w:eastAsiaTheme="minorHAnsi" w:hAnsiTheme="minorHAnsi" w:cstheme="minorBidi"/>
                <w:kern w:val="2"/>
                <w:lang w:val="it-IT"/>
                <w14:ligatures w14:val="standardContextual"/>
              </w:rPr>
            </w:rPrChange>
          </w:rPr>
          <w:t>ata is co</w:t>
        </w:r>
        <w:r w:rsidR="0062742A" w:rsidRPr="0062742A">
          <w:rPr>
            <w:rFonts w:asciiTheme="minorHAnsi" w:eastAsiaTheme="minorHAnsi" w:hAnsiTheme="minorHAnsi" w:cstheme="minorBidi"/>
            <w:kern w:val="2"/>
            <w14:ligatures w14:val="standardContextual"/>
          </w:rPr>
          <w:t>l</w:t>
        </w:r>
        <w:r w:rsidR="0062742A" w:rsidRPr="0062742A">
          <w:rPr>
            <w:rFonts w:asciiTheme="minorHAnsi" w:eastAsiaTheme="minorHAnsi" w:hAnsiTheme="minorHAnsi" w:cstheme="minorBidi"/>
            <w:kern w:val="2"/>
            <w14:ligatures w14:val="standardContextual"/>
            <w:rPrChange w:id="155" w:author="Francesco Veri" w:date="2026-06-02T13:29:00Z" w16du:dateUtc="2026-06-02T11:29:00Z">
              <w:rPr>
                <w:rFonts w:asciiTheme="minorHAnsi" w:eastAsiaTheme="minorHAnsi" w:hAnsiTheme="minorHAnsi" w:cstheme="minorBidi"/>
                <w:kern w:val="2"/>
                <w:lang w:val="it-IT"/>
                <w14:ligatures w14:val="standardContextual"/>
              </w:rPr>
            </w:rPrChange>
          </w:rPr>
          <w:t>lected</w:t>
        </w:r>
        <w:r w:rsidR="0062742A">
          <w:rPr>
            <w:rFonts w:asciiTheme="minorHAnsi" w:eastAsiaTheme="minorHAnsi" w:hAnsiTheme="minorHAnsi" w:cstheme="minorBidi"/>
            <w:kern w:val="2"/>
            <w14:ligatures w14:val="standardContextual"/>
          </w:rPr>
          <w:t>.</w:t>
        </w:r>
      </w:ins>
    </w:p>
    <w:p w14:paraId="28FAA7E2" w14:textId="77777777" w:rsidR="00B26AD4" w:rsidRPr="0062742A" w:rsidRDefault="00B26AD4" w:rsidP="00807B02">
      <w:pPr>
        <w:rPr>
          <w:lang w:val="en-US"/>
        </w:rPr>
      </w:pPr>
    </w:p>
    <w:p w14:paraId="46B873CD" w14:textId="00482933" w:rsidR="00807B02" w:rsidRDefault="00807B02" w:rsidP="00807B02">
      <w:pPr>
        <w:rPr>
          <w:lang w:val="en-US"/>
        </w:rPr>
      </w:pPr>
      <w:r>
        <w:rPr>
          <w:lang w:val="en-US"/>
        </w:rPr>
        <w:t>- Are participants limited in any of their rights (for example when trying to obtain access to their personal data or request deletion?</w:t>
      </w:r>
    </w:p>
    <w:p w14:paraId="3035F71A" w14:textId="5790AB24" w:rsidR="00B26AD4" w:rsidRDefault="00B26AD4" w:rsidP="00B26AD4">
      <w:pPr>
        <w:pStyle w:val="NormalWeb"/>
        <w:rPr>
          <w:rFonts w:asciiTheme="minorHAnsi" w:eastAsiaTheme="minorHAnsi" w:hAnsiTheme="minorHAnsi" w:cstheme="minorBidi"/>
          <w:kern w:val="2"/>
          <w:lang w:val="en-GB"/>
          <w14:ligatures w14:val="standardContextual"/>
        </w:rPr>
      </w:pPr>
      <w:del w:id="156" w:author="Francesco Veri" w:date="2026-06-02T13:30:00Z" w16du:dateUtc="2026-06-02T11:30:00Z">
        <w:r w:rsidDel="0062742A">
          <w:rPr>
            <w:rFonts w:asciiTheme="minorHAnsi" w:eastAsiaTheme="minorHAnsi" w:hAnsiTheme="minorHAnsi" w:cstheme="minorBidi"/>
            <w:kern w:val="2"/>
            <w:lang w:val="en-GB"/>
            <w14:ligatures w14:val="standardContextual"/>
          </w:rPr>
          <w:delText>Not applicable.</w:delText>
        </w:r>
      </w:del>
      <w:ins w:id="157" w:author="Francesco Veri" w:date="2026-06-02T13:30:00Z" w16du:dateUtc="2026-06-02T11:30:00Z">
        <w:r w:rsidR="0062742A">
          <w:rPr>
            <w:rFonts w:asciiTheme="minorHAnsi" w:eastAsiaTheme="minorHAnsi" w:hAnsiTheme="minorHAnsi" w:cstheme="minorBidi"/>
            <w:kern w:val="2"/>
            <w:lang w:val="en-GB"/>
            <w14:ligatures w14:val="standardContextual"/>
          </w:rPr>
          <w:t>N/A</w:t>
        </w:r>
      </w:ins>
    </w:p>
    <w:p w14:paraId="192B6107" w14:textId="77777777" w:rsidR="00B26AD4" w:rsidRDefault="00B26AD4" w:rsidP="00807B02">
      <w:pPr>
        <w:rPr>
          <w:lang w:val="en-US"/>
        </w:rPr>
      </w:pPr>
    </w:p>
    <w:p w14:paraId="18D7D30E" w14:textId="77777777" w:rsidR="00E616FD" w:rsidRDefault="00E616FD" w:rsidP="00E616FD">
      <w:pPr>
        <w:pStyle w:val="NormalWeb"/>
        <w:rPr>
          <w:rFonts w:asciiTheme="minorHAnsi" w:eastAsiaTheme="minorHAnsi" w:hAnsiTheme="minorHAnsi" w:cstheme="minorBidi"/>
          <w:kern w:val="2"/>
          <w:lang w:val="en-GB"/>
          <w14:ligatures w14:val="standardContextual"/>
        </w:rPr>
      </w:pPr>
      <w:r>
        <w:rPr>
          <w:rFonts w:asciiTheme="minorHAnsi" w:eastAsiaTheme="minorHAnsi" w:hAnsiTheme="minorHAnsi" w:cstheme="minorBidi"/>
          <w:kern w:val="2"/>
          <w:lang w:val="en-GB"/>
          <w14:ligatures w14:val="standardContextual"/>
        </w:rPr>
        <w:t>- Can users effectively exercise their rights to withdraw consent, get access to their data or request deletion of their data?</w:t>
      </w:r>
    </w:p>
    <w:p w14:paraId="377954AE" w14:textId="1B93FD9D" w:rsidR="00B26AD4" w:rsidRDefault="00B26AD4" w:rsidP="00B26AD4">
      <w:pPr>
        <w:pStyle w:val="NormalWeb"/>
        <w:rPr>
          <w:rFonts w:asciiTheme="minorHAnsi" w:eastAsiaTheme="minorHAnsi" w:hAnsiTheme="minorHAnsi" w:cstheme="minorBidi"/>
          <w:kern w:val="2"/>
          <w:lang w:val="en-GB"/>
          <w14:ligatures w14:val="standardContextual"/>
        </w:rPr>
      </w:pPr>
      <w:del w:id="158" w:author="Francesco Veri" w:date="2026-06-02T13:30:00Z" w16du:dateUtc="2026-06-02T11:30:00Z">
        <w:r w:rsidDel="0062742A">
          <w:rPr>
            <w:rFonts w:asciiTheme="minorHAnsi" w:eastAsiaTheme="minorHAnsi" w:hAnsiTheme="minorHAnsi" w:cstheme="minorBidi"/>
            <w:kern w:val="2"/>
            <w:lang w:val="en-GB"/>
            <w14:ligatures w14:val="standardContextual"/>
          </w:rPr>
          <w:delText>Not applicable.</w:delText>
        </w:r>
      </w:del>
      <w:ins w:id="159" w:author="Francesco Veri" w:date="2026-06-02T13:30:00Z" w16du:dateUtc="2026-06-02T11:30:00Z">
        <w:r w:rsidR="0062742A">
          <w:rPr>
            <w:rFonts w:asciiTheme="minorHAnsi" w:eastAsiaTheme="minorHAnsi" w:hAnsiTheme="minorHAnsi" w:cstheme="minorBidi"/>
            <w:kern w:val="2"/>
            <w:lang w:val="en-GB"/>
            <w14:ligatures w14:val="standardContextual"/>
          </w:rPr>
          <w:t>N/A</w:t>
        </w:r>
      </w:ins>
    </w:p>
    <w:p w14:paraId="6405396F" w14:textId="77777777" w:rsidR="00B26AD4" w:rsidRDefault="00B26AD4" w:rsidP="00E616FD">
      <w:pPr>
        <w:pStyle w:val="NormalWeb"/>
        <w:rPr>
          <w:rFonts w:asciiTheme="minorHAnsi" w:eastAsiaTheme="minorHAnsi" w:hAnsiTheme="minorHAnsi" w:cstheme="minorBidi"/>
          <w:kern w:val="2"/>
          <w:lang w:val="en-GB"/>
          <w14:ligatures w14:val="standardContextual"/>
        </w:rPr>
      </w:pPr>
    </w:p>
    <w:p w14:paraId="4C8B58BB" w14:textId="123BE7CC" w:rsidR="00E616FD" w:rsidRDefault="00E616FD" w:rsidP="00E616FD">
      <w:pPr>
        <w:pStyle w:val="NormalWeb"/>
        <w:rPr>
          <w:rFonts w:asciiTheme="minorHAnsi" w:eastAsiaTheme="minorHAnsi" w:hAnsiTheme="minorHAnsi" w:cstheme="minorBidi"/>
          <w:kern w:val="2"/>
          <w:lang w:val="en-GB"/>
          <w14:ligatures w14:val="standardContextual"/>
        </w:rPr>
      </w:pPr>
      <w:r>
        <w:rPr>
          <w:rFonts w:asciiTheme="minorHAnsi" w:eastAsiaTheme="minorHAnsi" w:hAnsiTheme="minorHAnsi" w:cstheme="minorBidi"/>
          <w:kern w:val="2"/>
          <w:lang w:val="en-GB"/>
          <w14:ligatures w14:val="standardContextual"/>
        </w:rPr>
        <w:t xml:space="preserve">- </w:t>
      </w:r>
      <w:r w:rsidRPr="00DD4E66">
        <w:rPr>
          <w:rFonts w:asciiTheme="minorHAnsi" w:eastAsiaTheme="minorHAnsi" w:hAnsiTheme="minorHAnsi" w:cstheme="minorBidi"/>
          <w:kern w:val="2"/>
          <w:lang w:val="en-GB"/>
          <w14:ligatures w14:val="standardContextual"/>
        </w:rPr>
        <w:t>Who has access to the data and under what conditions</w:t>
      </w:r>
      <w:r>
        <w:rPr>
          <w:rFonts w:asciiTheme="minorHAnsi" w:eastAsiaTheme="minorHAnsi" w:hAnsiTheme="minorHAnsi" w:cstheme="minorBidi"/>
          <w:kern w:val="2"/>
          <w:lang w:val="en-GB"/>
          <w14:ligatures w14:val="standardContextual"/>
        </w:rPr>
        <w:t>?</w:t>
      </w:r>
    </w:p>
    <w:p w14:paraId="32DE8188" w14:textId="6CBBB7DF" w:rsidR="00B26AD4" w:rsidRDefault="00B26AD4" w:rsidP="00B26AD4">
      <w:pPr>
        <w:pStyle w:val="NormalWeb"/>
        <w:rPr>
          <w:rFonts w:asciiTheme="minorHAnsi" w:eastAsiaTheme="minorHAnsi" w:hAnsiTheme="minorHAnsi" w:cstheme="minorBidi"/>
          <w:kern w:val="2"/>
          <w:lang w:val="en-GB"/>
          <w14:ligatures w14:val="standardContextual"/>
        </w:rPr>
      </w:pPr>
      <w:del w:id="160" w:author="Francesco Veri" w:date="2026-06-02T13:30:00Z" w16du:dateUtc="2026-06-02T11:30:00Z">
        <w:r w:rsidDel="0062742A">
          <w:rPr>
            <w:rFonts w:asciiTheme="minorHAnsi" w:eastAsiaTheme="minorHAnsi" w:hAnsiTheme="minorHAnsi" w:cstheme="minorBidi"/>
            <w:kern w:val="2"/>
            <w:lang w:val="en-GB"/>
            <w14:ligatures w14:val="standardContextual"/>
          </w:rPr>
          <w:delText>Not applicable.</w:delText>
        </w:r>
      </w:del>
      <w:ins w:id="161" w:author="Francesco Veri" w:date="2026-06-02T13:30:00Z" w16du:dateUtc="2026-06-02T11:30:00Z">
        <w:r w:rsidR="0062742A">
          <w:rPr>
            <w:rFonts w:asciiTheme="minorHAnsi" w:eastAsiaTheme="minorHAnsi" w:hAnsiTheme="minorHAnsi" w:cstheme="minorBidi"/>
            <w:kern w:val="2"/>
            <w:lang w:val="en-GB"/>
            <w14:ligatures w14:val="standardContextual"/>
          </w:rPr>
          <w:t>N/A</w:t>
        </w:r>
      </w:ins>
    </w:p>
    <w:p w14:paraId="0BFE3907" w14:textId="77777777" w:rsidR="00B26AD4" w:rsidRPr="00E616FD" w:rsidRDefault="00B26AD4" w:rsidP="00E616FD">
      <w:pPr>
        <w:pStyle w:val="NormalWeb"/>
        <w:rPr>
          <w:rFonts w:asciiTheme="minorHAnsi" w:eastAsiaTheme="minorHAnsi" w:hAnsiTheme="minorHAnsi" w:cstheme="minorBidi"/>
          <w:kern w:val="2"/>
          <w:lang w:val="en-GB"/>
          <w14:ligatures w14:val="standardContextual"/>
        </w:rPr>
      </w:pPr>
    </w:p>
    <w:p w14:paraId="3BD4FD6D" w14:textId="79524A66" w:rsidR="00807B02" w:rsidRDefault="00807B02" w:rsidP="00807B02">
      <w:pPr>
        <w:rPr>
          <w:lang w:val="en-US"/>
        </w:rPr>
      </w:pPr>
      <w:r>
        <w:rPr>
          <w:lang w:val="en-US"/>
        </w:rPr>
        <w:lastRenderedPageBreak/>
        <w:t>- Is personal data being transferred outside the EU/EEA?</w:t>
      </w:r>
    </w:p>
    <w:p w14:paraId="75D8BE8F" w14:textId="26A88347" w:rsidR="00B26AD4" w:rsidRDefault="00B26AD4" w:rsidP="00B26AD4">
      <w:pPr>
        <w:pStyle w:val="NormalWeb"/>
        <w:rPr>
          <w:rFonts w:asciiTheme="minorHAnsi" w:eastAsiaTheme="minorHAnsi" w:hAnsiTheme="minorHAnsi" w:cstheme="minorBidi"/>
          <w:kern w:val="2"/>
          <w:lang w:val="en-GB"/>
          <w14:ligatures w14:val="standardContextual"/>
        </w:rPr>
      </w:pPr>
      <w:del w:id="162" w:author="Francesco Veri" w:date="2026-06-02T13:30:00Z" w16du:dateUtc="2026-06-02T11:30:00Z">
        <w:r w:rsidDel="0062742A">
          <w:rPr>
            <w:rFonts w:asciiTheme="minorHAnsi" w:eastAsiaTheme="minorHAnsi" w:hAnsiTheme="minorHAnsi" w:cstheme="minorBidi"/>
            <w:kern w:val="2"/>
            <w:lang w:val="en-GB"/>
            <w14:ligatures w14:val="standardContextual"/>
          </w:rPr>
          <w:delText>Not applicable.</w:delText>
        </w:r>
      </w:del>
      <w:ins w:id="163" w:author="Francesco Veri" w:date="2026-06-02T13:30:00Z" w16du:dateUtc="2026-06-02T11:30:00Z">
        <w:r w:rsidR="0062742A">
          <w:rPr>
            <w:rFonts w:asciiTheme="minorHAnsi" w:eastAsiaTheme="minorHAnsi" w:hAnsiTheme="minorHAnsi" w:cstheme="minorBidi"/>
            <w:kern w:val="2"/>
            <w:lang w:val="en-GB"/>
            <w14:ligatures w14:val="standardContextual"/>
          </w:rPr>
          <w:t>N/A</w:t>
        </w:r>
      </w:ins>
    </w:p>
    <w:p w14:paraId="5A8D328A" w14:textId="77777777" w:rsidR="00B26AD4" w:rsidRPr="00807B02" w:rsidRDefault="00B26AD4" w:rsidP="00807B02">
      <w:pPr>
        <w:rPr>
          <w:lang w:val="en-US"/>
        </w:rPr>
      </w:pPr>
    </w:p>
    <w:p w14:paraId="5B0D6425" w14:textId="77777777" w:rsidR="00807B02" w:rsidRDefault="00807B02" w:rsidP="00143774">
      <w:pPr>
        <w:rPr>
          <w:u w:val="single"/>
        </w:rPr>
      </w:pPr>
    </w:p>
    <w:p w14:paraId="42816183" w14:textId="305F8210" w:rsidR="00143774" w:rsidRPr="002C5BF3" w:rsidRDefault="00143774" w:rsidP="00143774">
      <w:pPr>
        <w:rPr>
          <w:u w:val="single"/>
        </w:rPr>
      </w:pPr>
      <w:r w:rsidRPr="002C5BF3">
        <w:rPr>
          <w:u w:val="single"/>
        </w:rPr>
        <w:t>Transparency:</w:t>
      </w:r>
    </w:p>
    <w:p w14:paraId="4DA7B0B3" w14:textId="305A4B77" w:rsidR="00143774" w:rsidRDefault="00143774" w:rsidP="00143774">
      <w:r>
        <w:t xml:space="preserve">- Can </w:t>
      </w:r>
      <w:r w:rsidR="00C82339">
        <w:t xml:space="preserve">you provide </w:t>
      </w:r>
      <w:r w:rsidR="005349FE">
        <w:t xml:space="preserve">users </w:t>
      </w:r>
      <w:r w:rsidR="00C82339">
        <w:t xml:space="preserve">with </w:t>
      </w:r>
      <w:r>
        <w:t xml:space="preserve">an explanation as to why and how </w:t>
      </w:r>
      <w:r w:rsidR="00C82339">
        <w:t xml:space="preserve">the tool </w:t>
      </w:r>
      <w:r>
        <w:t xml:space="preserve">generated a certain </w:t>
      </w:r>
      <w:r w:rsidR="005349FE">
        <w:t>output/</w:t>
      </w:r>
      <w:r>
        <w:t>report/analysis</w:t>
      </w:r>
      <w:r w:rsidR="005349FE">
        <w:t>?</w:t>
      </w:r>
    </w:p>
    <w:p w14:paraId="7BEA1A9B" w14:textId="5C525AF2" w:rsidR="00B26AD4" w:rsidDel="0062742A" w:rsidRDefault="0062742A" w:rsidP="00143774">
      <w:pPr>
        <w:rPr>
          <w:del w:id="164" w:author="Francesco Veri" w:date="2026-06-02T13:31:00Z" w16du:dateUtc="2026-06-02T11:31:00Z"/>
        </w:rPr>
      </w:pPr>
      <w:ins w:id="165" w:author="Francesco Veri" w:date="2026-06-02T13:31:00Z" w16du:dateUtc="2026-06-02T11:31:00Z">
        <w:r>
          <w:t xml:space="preserve">Yes, </w:t>
        </w:r>
      </w:ins>
      <w:ins w:id="166" w:author="Francesco Veri" w:date="2026-06-02T13:31:00Z">
        <w:r w:rsidRPr="0062742A">
          <w:t>Explainability is ensured through two complementary mechanisms. First, within the application interface itself, each design recommendation is accompanied by an inline explanation describing why it has been suggested and how it connects to the user's stated context and constraints. Users can therefore understand the reasoning behind each output at the point of interaction without consulting external documentation. Second, the practitioner guideline document (Deliverable D2.2) provides a comprehensive account of the theoretical and empirical foundations underlying the tool's decision logic, enabling users who require deeper understanding to trace any recommendation back to its deliberative theory grounding.</w:t>
        </w:r>
      </w:ins>
      <w:del w:id="167" w:author="Francesco Veri" w:date="2026-06-02T13:31:00Z" w16du:dateUtc="2026-06-02T11:31:00Z">
        <w:r w:rsidR="00B26AD4" w:rsidDel="0062742A">
          <w:delText>Yes, the tool provides detailed information on why certain designs are recommended over others.</w:delText>
        </w:r>
      </w:del>
    </w:p>
    <w:p w14:paraId="5C817F5F" w14:textId="77777777" w:rsidR="00B26AD4" w:rsidRDefault="00B26AD4" w:rsidP="00143774"/>
    <w:p w14:paraId="6FDB97C9" w14:textId="59EDD97B" w:rsidR="00143774" w:rsidRDefault="00143774" w:rsidP="00143774">
      <w:r>
        <w:t>- D</w:t>
      </w:r>
      <w:r w:rsidR="00807B02">
        <w:t>o</w:t>
      </w:r>
      <w:r>
        <w:t xml:space="preserve"> you document the </w:t>
      </w:r>
      <w:r w:rsidR="00807B02">
        <w:t xml:space="preserve">tool functioning </w:t>
      </w:r>
      <w:r>
        <w:t>processes</w:t>
      </w:r>
      <w:r w:rsidR="00807B02">
        <w:t xml:space="preserve"> and can outputs be traced back to input data</w:t>
      </w:r>
      <w:r>
        <w:t>?</w:t>
      </w:r>
    </w:p>
    <w:p w14:paraId="0BE18888" w14:textId="6A50F3C0" w:rsidR="00B26AD4" w:rsidRDefault="0062742A" w:rsidP="00143774">
      <w:ins w:id="168" w:author="Francesco Veri" w:date="2026-06-02T13:32:00Z" w16du:dateUtc="2026-06-02T11:32:00Z">
        <w:r>
          <w:t xml:space="preserve">Yes, </w:t>
        </w:r>
      </w:ins>
      <w:ins w:id="169" w:author="Francesco Veri" w:date="2026-06-02T13:33:00Z">
        <w:r w:rsidRPr="0062742A">
          <w:t>Outputs are fully traceable to inputs. The tool operates through a transparent decision-tree architecture in which each recommendation is the direct and deterministic result of the constraints and requirements specified by the user in the preceding steps. There is no probabilistic or opaque generative process involved: the same inputs will always produce the same outputs, and the path from input to output can be reconstructed at any point by reference to the source code and the accompanying documentation.</w:t>
        </w:r>
      </w:ins>
      <w:del w:id="170" w:author="Francesco Veri" w:date="2026-06-02T13:33:00Z" w16du:dateUtc="2026-06-02T11:33:00Z">
        <w:r w:rsidR="00B26AD4" w:rsidDel="0062742A">
          <w:delText xml:space="preserve">Outputs are deterministic and can be traced back to the underlying coding of design choices. </w:delText>
        </w:r>
      </w:del>
      <w:del w:id="171" w:author="Francesco Veri" w:date="2026-06-02T13:32:00Z" w16du:dateUtc="2026-06-02T11:32:00Z">
        <w:r w:rsidR="00B26AD4" w:rsidDel="0062742A">
          <w:delText>[true?]</w:delText>
        </w:r>
      </w:del>
    </w:p>
    <w:p w14:paraId="2EDA226D" w14:textId="77777777" w:rsidR="00B26AD4" w:rsidRDefault="00B26AD4" w:rsidP="00143774"/>
    <w:p w14:paraId="201C995B" w14:textId="4C121C70" w:rsidR="00E616FD" w:rsidRDefault="00E616FD" w:rsidP="00143774">
      <w:r>
        <w:t>- Are AI generated outputs labelled as such?</w:t>
      </w:r>
    </w:p>
    <w:p w14:paraId="5BA6E6E6" w14:textId="06B873D9" w:rsidR="00B26AD4" w:rsidRDefault="0062742A" w:rsidP="00143774">
      <w:ins w:id="172" w:author="Francesco Veri" w:date="2026-06-02T13:33:00Z" w16du:dateUtc="2026-06-02T11:33:00Z">
        <w:r>
          <w:t xml:space="preserve">N/A. </w:t>
        </w:r>
      </w:ins>
      <w:r w:rsidR="00B26AD4">
        <w:t xml:space="preserve">There are no AI generated outputs. </w:t>
      </w:r>
      <w:del w:id="173" w:author="Francesco Veri" w:date="2026-06-02T13:33:00Z" w16du:dateUtc="2026-06-02T11:33:00Z">
        <w:r w:rsidR="00B26AD4" w:rsidDel="0062742A">
          <w:delText>[true?]</w:delText>
        </w:r>
      </w:del>
    </w:p>
    <w:p w14:paraId="4AAF05E7" w14:textId="77777777" w:rsidR="00B26AD4" w:rsidRDefault="00B26AD4" w:rsidP="00143774"/>
    <w:p w14:paraId="3C526CB7" w14:textId="49BA492A" w:rsidR="00E616FD" w:rsidRDefault="00E616FD" w:rsidP="00143774">
      <w:r>
        <w:t>- How can you ensure reproducibility of the AI tools outputs?</w:t>
      </w:r>
    </w:p>
    <w:p w14:paraId="28C2EF9F" w14:textId="0EF0C45D" w:rsidR="00B26AD4" w:rsidRDefault="0062742A" w:rsidP="00143774">
      <w:ins w:id="174" w:author="Francesco Veri" w:date="2026-06-02T13:33:00Z" w16du:dateUtc="2026-06-02T11:33:00Z">
        <w:r>
          <w:lastRenderedPageBreak/>
          <w:t xml:space="preserve">See </w:t>
        </w:r>
      </w:ins>
      <w:ins w:id="175" w:author="Francesco Veri" w:date="2026-06-02T13:34:00Z" w16du:dateUtc="2026-06-02T11:34:00Z">
        <w:r>
          <w:t>response above.</w:t>
        </w:r>
      </w:ins>
      <w:ins w:id="176" w:author="Francesco Veri" w:date="2026-06-02T13:33:00Z" w16du:dateUtc="2026-06-02T11:33:00Z">
        <w:r>
          <w:t xml:space="preserve"> </w:t>
        </w:r>
      </w:ins>
      <w:r w:rsidR="00B269BB">
        <w:t>Outputs are deterministic</w:t>
      </w:r>
      <w:del w:id="177" w:author="Francesco Veri" w:date="2026-06-02T13:34:00Z" w16du:dateUtc="2026-06-02T11:34:00Z">
        <w:r w:rsidR="00B269BB" w:rsidDel="0062742A">
          <w:delText>.</w:delText>
        </w:r>
      </w:del>
      <w:r w:rsidR="00B269BB">
        <w:t xml:space="preserve"> </w:t>
      </w:r>
      <w:del w:id="178" w:author="Francesco Veri" w:date="2026-06-02T13:33:00Z" w16du:dateUtc="2026-06-02T11:33:00Z">
        <w:r w:rsidR="00B269BB" w:rsidDel="0062742A">
          <w:delText>[true?]</w:delText>
        </w:r>
      </w:del>
    </w:p>
    <w:p w14:paraId="21BD12A0" w14:textId="77777777" w:rsidR="00B26AD4" w:rsidRDefault="00B26AD4" w:rsidP="00143774"/>
    <w:p w14:paraId="565AF354" w14:textId="2391146D" w:rsidR="00143774" w:rsidRDefault="00143774" w:rsidP="00143774">
      <w:pPr>
        <w:rPr>
          <w:ins w:id="179" w:author="Francesco Veri" w:date="2026-06-02T13:34:00Z" w16du:dateUtc="2026-06-02T11:34:00Z"/>
        </w:rPr>
      </w:pPr>
      <w:r>
        <w:t xml:space="preserve">- Did you communicate </w:t>
      </w:r>
      <w:r w:rsidR="00C82339">
        <w:t>the tool’s</w:t>
      </w:r>
      <w:r>
        <w:t xml:space="preserve"> limitations to users, if there are any</w:t>
      </w:r>
      <w:r w:rsidR="005349FE">
        <w:t>?</w:t>
      </w:r>
    </w:p>
    <w:p w14:paraId="7A6FCE73" w14:textId="77777777" w:rsidR="0062742A" w:rsidRPr="0062742A" w:rsidRDefault="0062742A" w:rsidP="0062742A">
      <w:pPr>
        <w:rPr>
          <w:ins w:id="180" w:author="Francesco Veri" w:date="2026-06-02T13:35:00Z"/>
          <w:lang w:val="en-CH"/>
        </w:rPr>
      </w:pPr>
      <w:ins w:id="181" w:author="Francesco Veri" w:date="2026-06-02T13:34:00Z" w16du:dateUtc="2026-06-02T11:34:00Z">
        <w:r>
          <w:t xml:space="preserve">Yes, </w:t>
        </w:r>
      </w:ins>
      <w:ins w:id="182" w:author="Francesco Veri" w:date="2026-06-02T13:35:00Z" w16du:dateUtc="2026-06-02T11:35:00Z">
        <w:r>
          <w:t>on the tool interface we state: “</w:t>
        </w:r>
      </w:ins>
      <w:ins w:id="183" w:author="Francesco Veri" w:date="2026-06-02T13:35:00Z">
        <w:r w:rsidRPr="0062742A">
          <w:rPr>
            <w:b/>
            <w:bCs/>
            <w:lang w:val="en-CH"/>
          </w:rPr>
          <w:t>What this tool does</w:t>
        </w:r>
      </w:ins>
    </w:p>
    <w:p w14:paraId="2E5001F2" w14:textId="77777777" w:rsidR="0062742A" w:rsidRPr="0062742A" w:rsidRDefault="0062742A" w:rsidP="0062742A">
      <w:pPr>
        <w:numPr>
          <w:ilvl w:val="0"/>
          <w:numId w:val="12"/>
        </w:numPr>
        <w:rPr>
          <w:ins w:id="184" w:author="Francesco Veri" w:date="2026-06-02T13:35:00Z"/>
          <w:lang w:val="en-CH"/>
        </w:rPr>
      </w:pPr>
      <w:ins w:id="185" w:author="Francesco Veri" w:date="2026-06-02T13:35:00Z">
        <w:r w:rsidRPr="0062742A">
          <w:rPr>
            <w:b/>
            <w:bCs/>
            <w:lang w:val="en-CH"/>
          </w:rPr>
          <w:t>Translates constraints into design options:</w:t>
        </w:r>
        <w:r w:rsidRPr="0062742A">
          <w:rPr>
            <w:lang w:val="en-CH"/>
          </w:rPr>
          <w:t> it maps your process constraints (mandate, interaction mode, resources) to scaling tensions and proposes feasible design options that compensate for them.</w:t>
        </w:r>
      </w:ins>
    </w:p>
    <w:p w14:paraId="4E67779B" w14:textId="77777777" w:rsidR="0062742A" w:rsidRPr="0062742A" w:rsidRDefault="0062742A" w:rsidP="0062742A">
      <w:pPr>
        <w:numPr>
          <w:ilvl w:val="0"/>
          <w:numId w:val="12"/>
        </w:numPr>
        <w:rPr>
          <w:ins w:id="186" w:author="Francesco Veri" w:date="2026-06-02T13:35:00Z"/>
          <w:lang w:val="en-CH"/>
        </w:rPr>
      </w:pPr>
      <w:ins w:id="187" w:author="Francesco Veri" w:date="2026-06-02T13:35:00Z">
        <w:r w:rsidRPr="0062742A">
          <w:rPr>
            <w:b/>
            <w:bCs/>
            <w:lang w:val="en-CH"/>
          </w:rPr>
          <w:t>Applies a transparent MCDA scoring model:</w:t>
        </w:r>
        <w:r w:rsidRPr="0062742A">
          <w:rPr>
            <w:lang w:val="en-CH"/>
          </w:rPr>
          <w:t xml:space="preserve"> every option is scored using a Weighted Sum Model (WSM) based on your </w:t>
        </w:r>
        <w:proofErr w:type="gramStart"/>
        <w:r w:rsidRPr="0062742A">
          <w:rPr>
            <w:lang w:val="en-CH"/>
          </w:rPr>
          <w:t>principle</w:t>
        </w:r>
        <w:proofErr w:type="gramEnd"/>
        <w:r w:rsidRPr="0062742A">
          <w:rPr>
            <w:lang w:val="en-CH"/>
          </w:rPr>
          <w:t xml:space="preserve"> priorities. The scoring logic is always visible.</w:t>
        </w:r>
      </w:ins>
    </w:p>
    <w:p w14:paraId="72645537" w14:textId="77777777" w:rsidR="0062742A" w:rsidRPr="0062742A" w:rsidRDefault="0062742A" w:rsidP="0062742A">
      <w:pPr>
        <w:numPr>
          <w:ilvl w:val="0"/>
          <w:numId w:val="12"/>
        </w:numPr>
        <w:rPr>
          <w:ins w:id="188" w:author="Francesco Veri" w:date="2026-06-02T13:35:00Z"/>
          <w:lang w:val="en-CH"/>
        </w:rPr>
      </w:pPr>
      <w:ins w:id="189" w:author="Francesco Veri" w:date="2026-06-02T13:35:00Z">
        <w:r w:rsidRPr="0062742A">
          <w:rPr>
            <w:b/>
            <w:bCs/>
            <w:lang w:val="en-CH"/>
          </w:rPr>
          <w:t>Bundles AI features, gamification, and multimodality:</w:t>
        </w:r>
        <w:r w:rsidRPr="0062742A">
          <w:rPr>
            <w:lang w:val="en-CH"/>
          </w:rPr>
          <w:t> each recommended option includes a structured set of AI tools, gamification elements, and multimodal features drawn from the WP2 catalogue and grounded in the WP4 AI toolkit.</w:t>
        </w:r>
      </w:ins>
    </w:p>
    <w:p w14:paraId="0E260C01" w14:textId="77777777" w:rsidR="0062742A" w:rsidRPr="0062742A" w:rsidRDefault="0062742A" w:rsidP="0062742A">
      <w:pPr>
        <w:numPr>
          <w:ilvl w:val="0"/>
          <w:numId w:val="12"/>
        </w:numPr>
        <w:rPr>
          <w:ins w:id="190" w:author="Francesco Veri" w:date="2026-06-02T13:35:00Z"/>
          <w:lang w:val="en-CH"/>
        </w:rPr>
      </w:pPr>
      <w:ins w:id="191" w:author="Francesco Veri" w:date="2026-06-02T13:35:00Z">
        <w:r w:rsidRPr="0062742A">
          <w:rPr>
            <w:b/>
            <w:bCs/>
            <w:lang w:val="en-CH"/>
          </w:rPr>
          <w:t>Maps socio-technical risks:</w:t>
        </w:r>
        <w:r w:rsidRPr="0062742A">
          <w:rPr>
            <w:lang w:val="en-CH"/>
          </w:rPr>
          <w:t> the tool identifies which risks are most salient for each option and provides mitigation strategies aligned with the guideline's two-dimensional risk framework.</w:t>
        </w:r>
      </w:ins>
    </w:p>
    <w:p w14:paraId="64A740ED" w14:textId="77777777" w:rsidR="0062742A" w:rsidRPr="0062742A" w:rsidRDefault="0062742A" w:rsidP="0062742A">
      <w:pPr>
        <w:rPr>
          <w:ins w:id="192" w:author="Francesco Veri" w:date="2026-06-02T13:35:00Z"/>
          <w:lang w:val="en-CH"/>
        </w:rPr>
      </w:pPr>
      <w:ins w:id="193" w:author="Francesco Veri" w:date="2026-06-02T13:35:00Z">
        <w:r w:rsidRPr="0062742A">
          <w:rPr>
            <w:b/>
            <w:bCs/>
            <w:lang w:val="en-CH"/>
          </w:rPr>
          <w:t>What this tool does not do</w:t>
        </w:r>
      </w:ins>
    </w:p>
    <w:p w14:paraId="7F72B7A2" w14:textId="77777777" w:rsidR="0062742A" w:rsidRPr="0062742A" w:rsidRDefault="0062742A" w:rsidP="0062742A">
      <w:pPr>
        <w:numPr>
          <w:ilvl w:val="0"/>
          <w:numId w:val="13"/>
        </w:numPr>
        <w:rPr>
          <w:ins w:id="194" w:author="Francesco Veri" w:date="2026-06-02T13:35:00Z"/>
          <w:lang w:val="en-CH"/>
        </w:rPr>
      </w:pPr>
      <w:ins w:id="195" w:author="Francesco Veri" w:date="2026-06-02T13:35:00Z">
        <w:r w:rsidRPr="0062742A">
          <w:rPr>
            <w:lang w:val="en-CH"/>
          </w:rPr>
          <w:t>It does not prescribe a single ideal process or platform.</w:t>
        </w:r>
      </w:ins>
    </w:p>
    <w:p w14:paraId="6EFBC57F" w14:textId="77777777" w:rsidR="0062742A" w:rsidRPr="0062742A" w:rsidRDefault="0062742A" w:rsidP="0062742A">
      <w:pPr>
        <w:numPr>
          <w:ilvl w:val="0"/>
          <w:numId w:val="13"/>
        </w:numPr>
        <w:rPr>
          <w:ins w:id="196" w:author="Francesco Veri" w:date="2026-06-02T13:35:00Z"/>
          <w:lang w:val="en-CH"/>
        </w:rPr>
      </w:pPr>
      <w:ins w:id="197" w:author="Francesco Veri" w:date="2026-06-02T13:35:00Z">
        <w:r w:rsidRPr="0062742A">
          <w:rPr>
            <w:lang w:val="en-CH"/>
          </w:rPr>
          <w:t>It does not replace practitioner judgment — it structures and informs it.</w:t>
        </w:r>
      </w:ins>
    </w:p>
    <w:p w14:paraId="50F91A89" w14:textId="74EFEEEF" w:rsidR="0062742A" w:rsidRPr="0062742A" w:rsidRDefault="0062742A" w:rsidP="00143774">
      <w:pPr>
        <w:numPr>
          <w:ilvl w:val="0"/>
          <w:numId w:val="13"/>
        </w:numPr>
        <w:rPr>
          <w:lang w:val="en-CH"/>
          <w:rPrChange w:id="198" w:author="Francesco Veri" w:date="2026-06-02T13:35:00Z" w16du:dateUtc="2026-06-02T11:35:00Z">
            <w:rPr/>
          </w:rPrChange>
        </w:rPr>
        <w:pPrChange w:id="199" w:author="Francesco Veri" w:date="2026-06-02T13:35:00Z" w16du:dateUtc="2026-06-02T11:35:00Z">
          <w:pPr/>
        </w:pPrChange>
      </w:pPr>
      <w:ins w:id="200" w:author="Francesco Veri" w:date="2026-06-02T13:35:00Z">
        <w:r w:rsidRPr="0062742A">
          <w:rPr>
            <w:lang w:val="en-CH"/>
          </w:rPr>
          <w:t>It does not override your constraints.</w:t>
        </w:r>
      </w:ins>
      <w:ins w:id="201" w:author="Francesco Veri" w:date="2026-06-02T13:35:00Z" w16du:dateUtc="2026-06-02T11:35:00Z">
        <w:r>
          <w:rPr>
            <w:lang w:val="en-CH"/>
          </w:rPr>
          <w:t>”</w:t>
        </w:r>
      </w:ins>
    </w:p>
    <w:p w14:paraId="4BE00295" w14:textId="4C4C2FB5" w:rsidR="00B269BB" w:rsidRDefault="00B269BB" w:rsidP="00143774"/>
    <w:p w14:paraId="216D6D7E" w14:textId="77777777" w:rsidR="00B269BB" w:rsidRDefault="00B269BB" w:rsidP="00143774"/>
    <w:p w14:paraId="3AABBB1B" w14:textId="19E09FC8" w:rsidR="00807B02" w:rsidRDefault="00807B02" w:rsidP="00143774">
      <w:r>
        <w:t xml:space="preserve">- How are the interactions of participants with the </w:t>
      </w:r>
      <w:r w:rsidR="005349FE">
        <w:t xml:space="preserve">tool </w:t>
      </w:r>
      <w:r>
        <w:t>logged and how long are logs retained?</w:t>
      </w:r>
    </w:p>
    <w:p w14:paraId="1F84B07F" w14:textId="7F8CBD60" w:rsidR="00B269BB" w:rsidRDefault="0062742A" w:rsidP="00143774">
      <w:ins w:id="202" w:author="Francesco Veri" w:date="2026-06-02T13:36:00Z" w16du:dateUtc="2026-06-02T11:36:00Z">
        <w:r>
          <w:t xml:space="preserve">N/A. </w:t>
        </w:r>
      </w:ins>
      <w:r w:rsidR="00B269BB">
        <w:t xml:space="preserve">Interactions are not logged. </w:t>
      </w:r>
      <w:del w:id="203" w:author="Francesco Veri" w:date="2026-06-02T13:36:00Z" w16du:dateUtc="2026-06-02T11:36:00Z">
        <w:r w:rsidR="00B269BB" w:rsidDel="0062742A">
          <w:delText>[true?]</w:delText>
        </w:r>
      </w:del>
    </w:p>
    <w:p w14:paraId="3279E177" w14:textId="77777777" w:rsidR="00B269BB" w:rsidRDefault="00B269BB" w:rsidP="00143774"/>
    <w:p w14:paraId="036F5BFF" w14:textId="757C0045" w:rsidR="00807B02" w:rsidRDefault="00807B02" w:rsidP="00143774">
      <w:r>
        <w:t>- Will you provide any training materials to</w:t>
      </w:r>
      <w:r w:rsidR="005349FE">
        <w:t xml:space="preserve"> users</w:t>
      </w:r>
      <w:r>
        <w:t>?</w:t>
      </w:r>
    </w:p>
    <w:p w14:paraId="0008C5F3" w14:textId="3E1D43CF" w:rsidR="00B269BB" w:rsidRDefault="00B269BB" w:rsidP="00143774">
      <w:r>
        <w:t xml:space="preserve">We provide a </w:t>
      </w:r>
      <w:del w:id="204" w:author="Francesco Veri" w:date="2026-06-02T13:36:00Z" w16du:dateUtc="2026-06-02T11:36:00Z">
        <w:r w:rsidR="00F96318" w:rsidDel="0062742A">
          <w:delText xml:space="preserve">short </w:delText>
        </w:r>
      </w:del>
      <w:ins w:id="205" w:author="Francesco Veri" w:date="2026-06-02T13:39:00Z" w16du:dateUtc="2026-06-02T11:39:00Z">
        <w:r w:rsidR="00063590">
          <w:t xml:space="preserve">inline guideline within the tool and an extensive practitioner guideline. </w:t>
        </w:r>
      </w:ins>
      <w:del w:id="206" w:author="Francesco Veri" w:date="2026-06-02T13:39:00Z" w16du:dateUtc="2026-06-02T11:39:00Z">
        <w:r w:rsidR="00F96318" w:rsidDel="00063590">
          <w:delText>guideline on the tool itself</w:delText>
        </w:r>
      </w:del>
      <w:del w:id="207" w:author="Francesco Veri" w:date="2026-06-02T13:36:00Z" w16du:dateUtc="2026-06-02T11:36:00Z">
        <w:r w:rsidR="00F96318" w:rsidDel="0062742A">
          <w:delText xml:space="preserve"> – the complementary documents describe usage and functionality in more detail.</w:delText>
        </w:r>
      </w:del>
    </w:p>
    <w:p w14:paraId="0A1DB968" w14:textId="77777777" w:rsidR="00966102" w:rsidRPr="00B7665F" w:rsidRDefault="00966102" w:rsidP="00143774">
      <w:pPr>
        <w:rPr>
          <w:i/>
          <w:iCs/>
          <w:lang w:val="en-US"/>
        </w:rPr>
      </w:pPr>
    </w:p>
    <w:p w14:paraId="7A3AEA8E" w14:textId="05EE9BF6" w:rsidR="00143774" w:rsidRPr="00B22D9D" w:rsidRDefault="00143774" w:rsidP="00143774">
      <w:pPr>
        <w:rPr>
          <w:u w:val="single"/>
        </w:rPr>
      </w:pPr>
      <w:r w:rsidRPr="00B22D9D">
        <w:rPr>
          <w:u w:val="single"/>
        </w:rPr>
        <w:t>Diversity, Non-discrimination and Fairness</w:t>
      </w:r>
      <w:r w:rsidR="00B22D9D">
        <w:rPr>
          <w:u w:val="single"/>
        </w:rPr>
        <w:t>:</w:t>
      </w:r>
    </w:p>
    <w:p w14:paraId="679C3854" w14:textId="577FCDBF" w:rsidR="005F7C47" w:rsidRDefault="00143774" w:rsidP="005A6CF1">
      <w:r>
        <w:t xml:space="preserve">- </w:t>
      </w:r>
      <w:r w:rsidR="005F7C47">
        <w:t xml:space="preserve">Is there potential for unfair bias with this </w:t>
      </w:r>
      <w:r w:rsidR="00377AE1">
        <w:t xml:space="preserve">tool </w:t>
      </w:r>
      <w:r w:rsidR="005F7C47">
        <w:t>and has any testing been done to detect possible problematic use cases?</w:t>
      </w:r>
    </w:p>
    <w:p w14:paraId="5C599C28" w14:textId="458D7E3C" w:rsidR="00B26AD4" w:rsidRDefault="00B26AD4" w:rsidP="005A6CF1">
      <w:r>
        <w:t>N</w:t>
      </w:r>
      <w:ins w:id="208" w:author="Francesco Veri" w:date="2026-06-02T13:37:00Z" w16du:dateUtc="2026-06-02T11:37:00Z">
        <w:r w:rsidR="0062742A">
          <w:t>/A</w:t>
        </w:r>
      </w:ins>
      <w:del w:id="209" w:author="Francesco Veri" w:date="2026-06-02T13:37:00Z" w16du:dateUtc="2026-06-02T11:37:00Z">
        <w:r w:rsidDel="0062742A">
          <w:delText>o.</w:delText>
        </w:r>
      </w:del>
    </w:p>
    <w:p w14:paraId="027F089F" w14:textId="77777777" w:rsidR="00B26AD4" w:rsidRDefault="00B26AD4" w:rsidP="005A6CF1"/>
    <w:p w14:paraId="18667091" w14:textId="4C3428C8" w:rsidR="00143774" w:rsidRDefault="005A6CF1" w:rsidP="00143774">
      <w:r>
        <w:t xml:space="preserve">- </w:t>
      </w:r>
      <w:r w:rsidR="005F7C47">
        <w:t>Could</w:t>
      </w:r>
      <w:r>
        <w:t xml:space="preserve"> vulnerable </w:t>
      </w:r>
      <w:r w:rsidR="00377AE1">
        <w:t xml:space="preserve">users or users </w:t>
      </w:r>
      <w:r w:rsidR="005F7C47">
        <w:t>with disabilities</w:t>
      </w:r>
      <w:r>
        <w:t xml:space="preserve"> </w:t>
      </w:r>
      <w:r w:rsidR="005F7C47">
        <w:t>be at a disadvantage while using the tool? If so, have any countermeasures been implemented?</w:t>
      </w:r>
    </w:p>
    <w:p w14:paraId="190D5438" w14:textId="607CF69F" w:rsidR="00B26AD4" w:rsidRDefault="00B26AD4" w:rsidP="00143774">
      <w:r>
        <w:t>N</w:t>
      </w:r>
      <w:ins w:id="210" w:author="Francesco Veri" w:date="2026-06-02T13:37:00Z" w16du:dateUtc="2026-06-02T11:37:00Z">
        <w:r w:rsidR="0062742A">
          <w:t>/A</w:t>
        </w:r>
      </w:ins>
      <w:del w:id="211" w:author="Francesco Veri" w:date="2026-06-02T13:37:00Z" w16du:dateUtc="2026-06-02T11:37:00Z">
        <w:r w:rsidDel="0062742A">
          <w:delText>o.</w:delText>
        </w:r>
      </w:del>
    </w:p>
    <w:p w14:paraId="2EA464E9" w14:textId="77777777" w:rsidR="00966102" w:rsidRPr="005C0E6B" w:rsidRDefault="00966102" w:rsidP="00143774">
      <w:pPr>
        <w:rPr>
          <w:lang w:val="en-US"/>
        </w:rPr>
      </w:pPr>
    </w:p>
    <w:p w14:paraId="77150779" w14:textId="766704F4" w:rsidR="00143774" w:rsidRPr="00B22D9D" w:rsidRDefault="00143774" w:rsidP="00143774">
      <w:pPr>
        <w:rPr>
          <w:u w:val="single"/>
        </w:rPr>
      </w:pPr>
      <w:r w:rsidRPr="00B22D9D">
        <w:rPr>
          <w:u w:val="single"/>
        </w:rPr>
        <w:t>Societal and Environmental Well-being</w:t>
      </w:r>
      <w:r w:rsidR="00B22D9D" w:rsidRPr="00B22D9D">
        <w:rPr>
          <w:u w:val="single"/>
        </w:rPr>
        <w:t>:</w:t>
      </w:r>
    </w:p>
    <w:p w14:paraId="55EC4418" w14:textId="77777777" w:rsidR="00E616FD" w:rsidRDefault="00E616FD" w:rsidP="00E616FD">
      <w:r>
        <w:t xml:space="preserve">- </w:t>
      </w:r>
      <w:r w:rsidRPr="005841CF">
        <w:t>Could the tool unintentionally amplify misinformation or polarization?</w:t>
      </w:r>
    </w:p>
    <w:p w14:paraId="6A9AADE4" w14:textId="369A73EC" w:rsidR="00B26AD4" w:rsidDel="0062742A" w:rsidRDefault="00063590" w:rsidP="00E616FD">
      <w:pPr>
        <w:rPr>
          <w:del w:id="212" w:author="Francesco Veri" w:date="2026-06-02T13:38:00Z" w16du:dateUtc="2026-06-02T11:38:00Z"/>
        </w:rPr>
      </w:pPr>
      <w:ins w:id="213" w:author="Francesco Veri" w:date="2026-06-02T13:39:00Z">
        <w:r w:rsidRPr="00063590">
          <w:t>The risk is low. The tool does not generate free-form text or open-ended content. Its outputs are entirely derived from a curated, peer-reviewed evidence base and are fixed within a deterministic decision-tree architecture, providing no mechanism through which misinformation could be generated or propagated. With respect to polarisation, the tool's recommendations are explicitly grounded in deliberative theory and oriented toward inclusive participation and plurality of perspectives — dynamics directly opposed to polarisation. The only residual risk is that a practitioner applies a recommendation in a poorly suited context, which is mitigated by the tool's inline explanations and the D2.2 practitioner guidelines.</w:t>
        </w:r>
      </w:ins>
      <w:del w:id="214" w:author="Francesco Veri" w:date="2026-06-02T13:38:00Z" w16du:dateUtc="2026-06-02T11:38:00Z">
        <w:r w:rsidR="00B26AD4" w:rsidDel="0062742A">
          <w:delText>In theory, design choices could have unforeseen consequences that affect misinformation of polarization dynamics during deliberation.</w:delText>
        </w:r>
      </w:del>
    </w:p>
    <w:p w14:paraId="75FAD02E" w14:textId="77777777" w:rsidR="00B26AD4" w:rsidRDefault="00B26AD4" w:rsidP="00E616FD"/>
    <w:p w14:paraId="63FD2F53" w14:textId="6B00175D" w:rsidR="00E616FD" w:rsidRDefault="00E616FD" w:rsidP="00E616FD">
      <w:r>
        <w:t xml:space="preserve">- </w:t>
      </w:r>
      <w:r w:rsidRPr="005841CF">
        <w:t xml:space="preserve">Can the </w:t>
      </w:r>
      <w:r w:rsidR="00377AE1">
        <w:t xml:space="preserve">tool </w:t>
      </w:r>
      <w:r w:rsidRPr="005841CF">
        <w:t>be misused to influence opinions or suppress viewpoints?</w:t>
      </w:r>
    </w:p>
    <w:p w14:paraId="5B01D46E" w14:textId="78F5098E" w:rsidR="00B26AD4" w:rsidDel="00063590" w:rsidRDefault="00063590" w:rsidP="00B26AD4">
      <w:pPr>
        <w:rPr>
          <w:del w:id="215" w:author="Francesco Veri" w:date="2026-06-02T13:43:00Z" w16du:dateUtc="2026-06-02T11:43:00Z"/>
        </w:rPr>
      </w:pPr>
      <w:ins w:id="216" w:author="Francesco Veri" w:date="2026-06-02T13:43:00Z">
        <w:r w:rsidRPr="00063590">
          <w:t xml:space="preserve">The risk is low. The DPDT is a static decision-support tool that generates design recommendations for deliberative processes. It does not interact with civil society participants directly, does not produce persuasive content, and has no capacity to target or influence individual opinions. </w:t>
        </w:r>
      </w:ins>
      <w:del w:id="217" w:author="Francesco Veri" w:date="2026-06-02T13:43:00Z" w16du:dateUtc="2026-06-02T11:43:00Z">
        <w:r w:rsidR="00B26AD4" w:rsidDel="00063590">
          <w:delText xml:space="preserve">In theory, design choices could have unforeseen consequences that influence opinions or </w:delText>
        </w:r>
        <w:r w:rsidR="00F96318" w:rsidDel="00063590">
          <w:delText>suppress</w:delText>
        </w:r>
        <w:r w:rsidR="00B26AD4" w:rsidDel="00063590">
          <w:delText xml:space="preserve"> viewpoints.</w:delText>
        </w:r>
      </w:del>
    </w:p>
    <w:p w14:paraId="63DE1CC0" w14:textId="77777777" w:rsidR="00B26AD4" w:rsidRDefault="00B26AD4" w:rsidP="00E616FD"/>
    <w:p w14:paraId="37B2802E" w14:textId="1CBAE10B" w:rsidR="00E616FD" w:rsidRDefault="00E616FD" w:rsidP="00E616FD">
      <w:r>
        <w:t>- Did you evaluate the environmental impact of the tool and take measures to reduce any negative impact?</w:t>
      </w:r>
    </w:p>
    <w:p w14:paraId="019D1FD8" w14:textId="7E46176B" w:rsidR="00B26AD4" w:rsidDel="00063590" w:rsidRDefault="00063590" w:rsidP="00E616FD">
      <w:pPr>
        <w:rPr>
          <w:del w:id="218" w:author="Francesco Veri" w:date="2026-06-02T13:44:00Z" w16du:dateUtc="2026-06-02T11:44:00Z"/>
        </w:rPr>
      </w:pPr>
      <w:ins w:id="219" w:author="Francesco Veri" w:date="2026-06-02T13:44:00Z" w16du:dateUtc="2026-06-02T11:44:00Z">
        <w:r>
          <w:lastRenderedPageBreak/>
          <w:t>Yes, t</w:t>
        </w:r>
      </w:ins>
      <w:ins w:id="220" w:author="Francesco Veri" w:date="2026-06-02T13:44:00Z">
        <w:r w:rsidRPr="00063590">
          <w:t>he environmental impact of the DPDT is negligible. The tool is a lightweight static Shiny application with a small and restricted user base, requiring minimal computational resources to operate.</w:t>
        </w:r>
      </w:ins>
      <w:del w:id="221" w:author="Francesco Veri" w:date="2026-06-02T13:44:00Z" w16du:dateUtc="2026-06-02T11:44:00Z">
        <w:r w:rsidR="00B26AD4" w:rsidDel="00063590">
          <w:delText>No.</w:delText>
        </w:r>
      </w:del>
    </w:p>
    <w:p w14:paraId="2866BC80" w14:textId="77777777" w:rsidR="00966102" w:rsidRPr="00966102" w:rsidRDefault="00966102" w:rsidP="00143774">
      <w:pPr>
        <w:rPr>
          <w:i/>
          <w:iCs/>
          <w:lang w:val="en-US"/>
        </w:rPr>
      </w:pPr>
    </w:p>
    <w:p w14:paraId="7D7D73F3" w14:textId="5227A849" w:rsidR="00143774" w:rsidRPr="00B22D9D" w:rsidRDefault="00143774" w:rsidP="00143774">
      <w:pPr>
        <w:rPr>
          <w:u w:val="single"/>
        </w:rPr>
      </w:pPr>
      <w:r w:rsidRPr="00B22D9D">
        <w:rPr>
          <w:u w:val="single"/>
        </w:rPr>
        <w:t>Accountability</w:t>
      </w:r>
      <w:r w:rsidR="00B22D9D" w:rsidRPr="00B22D9D">
        <w:rPr>
          <w:u w:val="single"/>
        </w:rPr>
        <w:t>:</w:t>
      </w:r>
    </w:p>
    <w:p w14:paraId="462936ED" w14:textId="20F3FEA8" w:rsidR="00143774" w:rsidRDefault="00143774" w:rsidP="00143774">
      <w:r>
        <w:t xml:space="preserve">- Did you ensure the </w:t>
      </w:r>
      <w:r w:rsidR="005A6CF1">
        <w:t xml:space="preserve">proper documenting of </w:t>
      </w:r>
      <w:r w:rsidR="005F7C47">
        <w:t>the development, testing, and deployment of the tool</w:t>
      </w:r>
      <w:r>
        <w:t>?</w:t>
      </w:r>
    </w:p>
    <w:p w14:paraId="64BA1FA5" w14:textId="77777777" w:rsidR="00063590" w:rsidRPr="00063590" w:rsidRDefault="00063590" w:rsidP="00063590">
      <w:pPr>
        <w:rPr>
          <w:ins w:id="222" w:author="Francesco Veri" w:date="2026-06-02T13:46:00Z"/>
          <w:lang w:val="en-CH"/>
        </w:rPr>
      </w:pPr>
      <w:ins w:id="223" w:author="Francesco Veri" w:date="2026-06-02T13:46:00Z">
        <w:r w:rsidRPr="00063590">
          <w:rPr>
            <w:lang w:val="en-CH"/>
          </w:rPr>
          <w:t>The development of the DPDT is documented at two levels. The theoretical and normative foundations underlying the tool's recommendation logic are fully documented in Deliverable D2.2, which underwent internal review within the AI4Deliberation consortium. The technical implementation is documented through the annotated source code, maintained locally under two-factor authentication and accessible to the research team.</w:t>
        </w:r>
      </w:ins>
    </w:p>
    <w:p w14:paraId="535CE457" w14:textId="77777777" w:rsidR="00063590" w:rsidRPr="00063590" w:rsidRDefault="00063590" w:rsidP="00063590">
      <w:pPr>
        <w:rPr>
          <w:ins w:id="224" w:author="Francesco Veri" w:date="2026-06-02T13:46:00Z"/>
          <w:lang w:val="en-CH"/>
        </w:rPr>
      </w:pPr>
      <w:ins w:id="225" w:author="Francesco Veri" w:date="2026-06-02T13:46:00Z">
        <w:r w:rsidRPr="00063590">
          <w:rPr>
            <w:lang w:val="en-CH"/>
          </w:rPr>
          <w:t>Testing was conducted by the research team and project partners prior to deployment, and feedback from AI4Deliberation pilot users provides ongoing functional validation. Deployment is managed through the shinyapps.io platform, which records version history and deployment logs via its administrative dashboard.</w:t>
        </w:r>
      </w:ins>
    </w:p>
    <w:p w14:paraId="043A7CBD" w14:textId="11A792DF" w:rsidR="00B26AD4" w:rsidDel="00063590" w:rsidRDefault="00B26AD4" w:rsidP="00143774">
      <w:pPr>
        <w:rPr>
          <w:del w:id="226" w:author="Francesco Veri" w:date="2026-06-02T13:46:00Z" w16du:dateUtc="2026-06-02T11:46:00Z"/>
        </w:rPr>
      </w:pPr>
      <w:del w:id="227" w:author="Francesco Veri" w:date="2026-06-02T13:46:00Z" w16du:dateUtc="2026-06-02T11:46:00Z">
        <w:r w:rsidDel="00063590">
          <w:delText>[Answer needed here]</w:delText>
        </w:r>
      </w:del>
    </w:p>
    <w:p w14:paraId="11C22C7F" w14:textId="77777777" w:rsidR="00B26AD4" w:rsidRDefault="00B26AD4" w:rsidP="00143774"/>
    <w:p w14:paraId="2FDE0CF0" w14:textId="7119F5A0" w:rsidR="005A6CF1" w:rsidRDefault="00E616FD" w:rsidP="00143774">
      <w:r>
        <w:t xml:space="preserve">- </w:t>
      </w:r>
      <w:r w:rsidRPr="0052249F">
        <w:t xml:space="preserve">Who is accountable for the </w:t>
      </w:r>
      <w:r w:rsidR="00377AE1">
        <w:t xml:space="preserve">tool’s </w:t>
      </w:r>
      <w:r w:rsidRPr="0052249F">
        <w:t>outputs in real-world deployment?</w:t>
      </w:r>
    </w:p>
    <w:p w14:paraId="1C483F46" w14:textId="42AB95E0" w:rsidR="00B26AD4" w:rsidDel="00063590" w:rsidRDefault="00063590" w:rsidP="00B26AD4">
      <w:pPr>
        <w:rPr>
          <w:del w:id="228" w:author="Francesco Veri" w:date="2026-06-02T13:47:00Z" w16du:dateUtc="2026-06-02T11:47:00Z"/>
        </w:rPr>
      </w:pPr>
      <w:ins w:id="229" w:author="Francesco Veri" w:date="2026-06-02T13:47:00Z">
        <w:r w:rsidRPr="00063590">
          <w:t>Primary accountability rests with the research team at the Centre for Democracy Studies (ZDA), University of Zurich, which developed and maintains the DPDT within the AI4Deliberation project. In deployment, accountability is shared with practitioners: as the tool's outputs are advisory suggestions rather than prescriptions, the responsibility for evaluating, adapting, and implementing any recommendation rests with the organizer. The decision to act on any output is entirely the practitioner's own.</w:t>
        </w:r>
      </w:ins>
      <w:del w:id="230" w:author="Francesco Veri" w:date="2026-06-02T13:47:00Z" w16du:dateUtc="2026-06-02T11:47:00Z">
        <w:r w:rsidR="00B26AD4" w:rsidDel="00063590">
          <w:delText>The output is strictly confined to design recommendations. All design decisions are still made by human beings which will be responsible for their consequences.</w:delText>
        </w:r>
      </w:del>
    </w:p>
    <w:p w14:paraId="5D4E34B1" w14:textId="77777777" w:rsidR="00B26AD4" w:rsidRDefault="00B26AD4" w:rsidP="00143774"/>
    <w:p w14:paraId="63220106" w14:textId="38F948CB" w:rsidR="005C0E6B" w:rsidRDefault="00143774" w:rsidP="00820036">
      <w:r>
        <w:t xml:space="preserve">- Can </w:t>
      </w:r>
      <w:r w:rsidR="00F67B10">
        <w:t xml:space="preserve">participants </w:t>
      </w:r>
      <w:r>
        <w:t xml:space="preserve">report potential vulnerabilities, risks or biases </w:t>
      </w:r>
      <w:r w:rsidR="005F7C47">
        <w:t xml:space="preserve">they have encountered at the use of the tool </w:t>
      </w:r>
      <w:r>
        <w:t xml:space="preserve">and if </w:t>
      </w:r>
      <w:proofErr w:type="gramStart"/>
      <w:r>
        <w:t>so</w:t>
      </w:r>
      <w:proofErr w:type="gramEnd"/>
      <w:r>
        <w:t xml:space="preserve"> what measures are foreseen in case of such reports?</w:t>
      </w:r>
    </w:p>
    <w:p w14:paraId="5BFF6F2D" w14:textId="10B82DA5" w:rsidR="00B26AD4" w:rsidDel="00CF5689" w:rsidRDefault="00CF5689" w:rsidP="00B26AD4">
      <w:pPr>
        <w:rPr>
          <w:del w:id="231" w:author="Francesco Veri" w:date="2026-06-02T13:49:00Z" w16du:dateUtc="2026-06-02T11:49:00Z"/>
        </w:rPr>
      </w:pPr>
      <w:ins w:id="232" w:author="Francesco Veri" w:date="2026-06-02T13:49:00Z">
        <w:r w:rsidRPr="00CF5689">
          <w:t xml:space="preserve">Users who encounter vulnerabilities, risks, or biases can contact the research team directly through the About section embedded in the DPDT interface, which provides developer contact information. Within the AI4Deliberation project, additional feedback can </w:t>
        </w:r>
        <w:r w:rsidRPr="00CF5689">
          <w:lastRenderedPageBreak/>
          <w:t>be submitted through the pilot evaluation framework. Upon receipt of a report, the research team will assess the issue and, where warranted, correct and redeploy the application. Reporters will be informed of the outcome.</w:t>
        </w:r>
      </w:ins>
      <w:del w:id="233" w:author="Francesco Veri" w:date="2026-06-02T13:49:00Z" w16du:dateUtc="2026-06-02T11:49:00Z">
        <w:r w:rsidR="00B26AD4" w:rsidDel="00CF5689">
          <w:delText>[Answer needed here]</w:delText>
        </w:r>
      </w:del>
    </w:p>
    <w:p w14:paraId="26065534" w14:textId="77777777" w:rsidR="00B26AD4" w:rsidRDefault="00B26AD4" w:rsidP="00820036"/>
    <w:p w14:paraId="1E0FAF0E" w14:textId="4E6A68CA" w:rsidR="00B2690F" w:rsidRPr="00B2690F" w:rsidRDefault="00B2690F" w:rsidP="00820036">
      <w:pPr>
        <w:rPr>
          <w:color w:val="EE0000"/>
          <w:lang w:val="en-US"/>
        </w:rPr>
      </w:pPr>
    </w:p>
    <w:sectPr w:rsidR="00B2690F" w:rsidRPr="00B2690F" w:rsidSect="00E03D0F">
      <w:footerReference w:type="even" r:id="rId8"/>
      <w:footerReference w:type="default" r:id="rId9"/>
      <w:pgSz w:w="12240" w:h="15840"/>
      <w:pgMar w:top="1440" w:right="1440" w:bottom="105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6AD46" w14:textId="77777777" w:rsidR="004D411F" w:rsidRDefault="004D411F" w:rsidP="009713F8">
      <w:pPr>
        <w:spacing w:after="0" w:line="240" w:lineRule="auto"/>
      </w:pPr>
      <w:r>
        <w:separator/>
      </w:r>
    </w:p>
  </w:endnote>
  <w:endnote w:type="continuationSeparator" w:id="0">
    <w:p w14:paraId="5DE675C4" w14:textId="77777777" w:rsidR="004D411F" w:rsidRDefault="004D411F" w:rsidP="00971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4657517"/>
      <w:docPartObj>
        <w:docPartGallery w:val="Page Numbers (Bottom of Page)"/>
        <w:docPartUnique/>
      </w:docPartObj>
    </w:sdtPr>
    <w:sdtEndPr>
      <w:rPr>
        <w:rStyle w:val="PageNumber"/>
      </w:rPr>
    </w:sdtEndPr>
    <w:sdtContent>
      <w:p w14:paraId="5F2BF61D" w14:textId="3891C5E6" w:rsidR="00FF768D" w:rsidRDefault="00FF768D" w:rsidP="00550C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641FFD" w14:textId="77777777" w:rsidR="00FF768D" w:rsidRDefault="00FF768D" w:rsidP="00FF76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5180154"/>
      <w:docPartObj>
        <w:docPartGallery w:val="Page Numbers (Bottom of Page)"/>
        <w:docPartUnique/>
      </w:docPartObj>
    </w:sdtPr>
    <w:sdtEndPr>
      <w:rPr>
        <w:rStyle w:val="PageNumber"/>
      </w:rPr>
    </w:sdtEndPr>
    <w:sdtContent>
      <w:p w14:paraId="2A7664C1" w14:textId="661C3CBA" w:rsidR="00FF768D" w:rsidRDefault="00FF768D" w:rsidP="00550C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486C7A" w14:textId="77777777" w:rsidR="00FF768D" w:rsidRDefault="00FF768D" w:rsidP="00FF76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2CC7" w14:textId="77777777" w:rsidR="004D411F" w:rsidRDefault="004D411F" w:rsidP="009713F8">
      <w:pPr>
        <w:spacing w:after="0" w:line="240" w:lineRule="auto"/>
      </w:pPr>
      <w:r>
        <w:separator/>
      </w:r>
    </w:p>
  </w:footnote>
  <w:footnote w:type="continuationSeparator" w:id="0">
    <w:p w14:paraId="18A5C982" w14:textId="77777777" w:rsidR="004D411F" w:rsidRDefault="004D411F" w:rsidP="00971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33D9"/>
    <w:multiLevelType w:val="multilevel"/>
    <w:tmpl w:val="86A0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B6A2B"/>
    <w:multiLevelType w:val="hybridMultilevel"/>
    <w:tmpl w:val="BB868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948E0"/>
    <w:multiLevelType w:val="hybridMultilevel"/>
    <w:tmpl w:val="8FAC2B4C"/>
    <w:lvl w:ilvl="0" w:tplc="950435A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B5B22"/>
    <w:multiLevelType w:val="hybridMultilevel"/>
    <w:tmpl w:val="CCFEA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AF39D0"/>
    <w:multiLevelType w:val="hybridMultilevel"/>
    <w:tmpl w:val="63CAA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4C5517"/>
    <w:multiLevelType w:val="multilevel"/>
    <w:tmpl w:val="9508C1C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00F51E7"/>
    <w:multiLevelType w:val="hybridMultilevel"/>
    <w:tmpl w:val="692649EE"/>
    <w:lvl w:ilvl="0" w:tplc="5EC6497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D271F4"/>
    <w:multiLevelType w:val="multilevel"/>
    <w:tmpl w:val="C82E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C287B"/>
    <w:multiLevelType w:val="multilevel"/>
    <w:tmpl w:val="750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6181E"/>
    <w:multiLevelType w:val="hybridMultilevel"/>
    <w:tmpl w:val="64847D94"/>
    <w:lvl w:ilvl="0" w:tplc="FEA83CA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B13059"/>
    <w:multiLevelType w:val="hybridMultilevel"/>
    <w:tmpl w:val="F08E1CE4"/>
    <w:lvl w:ilvl="0" w:tplc="F31634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D7AAE"/>
    <w:multiLevelType w:val="hybridMultilevel"/>
    <w:tmpl w:val="628CEE02"/>
    <w:lvl w:ilvl="0" w:tplc="8B721C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C30296"/>
    <w:multiLevelType w:val="multilevel"/>
    <w:tmpl w:val="ABA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970153">
    <w:abstractNumId w:val="4"/>
  </w:num>
  <w:num w:numId="2" w16cid:durableId="1568564858">
    <w:abstractNumId w:val="6"/>
  </w:num>
  <w:num w:numId="3" w16cid:durableId="816339191">
    <w:abstractNumId w:val="11"/>
  </w:num>
  <w:num w:numId="4" w16cid:durableId="531455258">
    <w:abstractNumId w:val="3"/>
  </w:num>
  <w:num w:numId="5" w16cid:durableId="45304359">
    <w:abstractNumId w:val="5"/>
  </w:num>
  <w:num w:numId="6" w16cid:durableId="409233117">
    <w:abstractNumId w:val="7"/>
  </w:num>
  <w:num w:numId="7" w16cid:durableId="1570265223">
    <w:abstractNumId w:val="10"/>
  </w:num>
  <w:num w:numId="8" w16cid:durableId="1292785665">
    <w:abstractNumId w:val="1"/>
  </w:num>
  <w:num w:numId="9" w16cid:durableId="704452093">
    <w:abstractNumId w:val="2"/>
  </w:num>
  <w:num w:numId="10" w16cid:durableId="536041757">
    <w:abstractNumId w:val="9"/>
  </w:num>
  <w:num w:numId="11" w16cid:durableId="111243297">
    <w:abstractNumId w:val="0"/>
  </w:num>
  <w:num w:numId="12" w16cid:durableId="269510928">
    <w:abstractNumId w:val="12"/>
  </w:num>
  <w:num w:numId="13" w16cid:durableId="11556899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o Veri">
    <w15:presenceInfo w15:providerId="AD" w15:userId="S::francesco.veri@zda.uzh.ch::330c23f0-1ba5-403c-bfa1-3454a2a2a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10"/>
    <w:rsid w:val="00004A72"/>
    <w:rsid w:val="0001538F"/>
    <w:rsid w:val="00055BA7"/>
    <w:rsid w:val="00063590"/>
    <w:rsid w:val="000C17D5"/>
    <w:rsid w:val="000C771F"/>
    <w:rsid w:val="000D3316"/>
    <w:rsid w:val="00101460"/>
    <w:rsid w:val="001032A3"/>
    <w:rsid w:val="001144A3"/>
    <w:rsid w:val="00143774"/>
    <w:rsid w:val="001A5369"/>
    <w:rsid w:val="001C034A"/>
    <w:rsid w:val="001C6D6E"/>
    <w:rsid w:val="001F1CF4"/>
    <w:rsid w:val="001F4001"/>
    <w:rsid w:val="002C0ABA"/>
    <w:rsid w:val="002C5BF3"/>
    <w:rsid w:val="002D5EA1"/>
    <w:rsid w:val="002E0AF3"/>
    <w:rsid w:val="003263BE"/>
    <w:rsid w:val="003547C5"/>
    <w:rsid w:val="00377AE1"/>
    <w:rsid w:val="003933FE"/>
    <w:rsid w:val="003A3438"/>
    <w:rsid w:val="003C7069"/>
    <w:rsid w:val="004249BC"/>
    <w:rsid w:val="004707E6"/>
    <w:rsid w:val="004C4F4D"/>
    <w:rsid w:val="004D411F"/>
    <w:rsid w:val="004E3DDB"/>
    <w:rsid w:val="005349FE"/>
    <w:rsid w:val="005A6CF1"/>
    <w:rsid w:val="005C0E6B"/>
    <w:rsid w:val="005D4B10"/>
    <w:rsid w:val="005F7C47"/>
    <w:rsid w:val="00626D58"/>
    <w:rsid w:val="0062742A"/>
    <w:rsid w:val="00684A3C"/>
    <w:rsid w:val="006C36E7"/>
    <w:rsid w:val="00712164"/>
    <w:rsid w:val="00734398"/>
    <w:rsid w:val="0076290A"/>
    <w:rsid w:val="007834F6"/>
    <w:rsid w:val="007D1EEE"/>
    <w:rsid w:val="007F1D88"/>
    <w:rsid w:val="008070C5"/>
    <w:rsid w:val="00807B02"/>
    <w:rsid w:val="00820036"/>
    <w:rsid w:val="00821236"/>
    <w:rsid w:val="00846EEA"/>
    <w:rsid w:val="008832AC"/>
    <w:rsid w:val="008842C1"/>
    <w:rsid w:val="00891DEA"/>
    <w:rsid w:val="0091221F"/>
    <w:rsid w:val="00924F55"/>
    <w:rsid w:val="0094368A"/>
    <w:rsid w:val="0094567F"/>
    <w:rsid w:val="00953F0A"/>
    <w:rsid w:val="009614C3"/>
    <w:rsid w:val="00962880"/>
    <w:rsid w:val="00966102"/>
    <w:rsid w:val="009713F8"/>
    <w:rsid w:val="009C198D"/>
    <w:rsid w:val="009D55AA"/>
    <w:rsid w:val="009E16CE"/>
    <w:rsid w:val="009F55A0"/>
    <w:rsid w:val="009F7AF8"/>
    <w:rsid w:val="00A21484"/>
    <w:rsid w:val="00AF2068"/>
    <w:rsid w:val="00B22D9D"/>
    <w:rsid w:val="00B2690F"/>
    <w:rsid w:val="00B269BB"/>
    <w:rsid w:val="00B26AD4"/>
    <w:rsid w:val="00B7665F"/>
    <w:rsid w:val="00BB558B"/>
    <w:rsid w:val="00C05AB2"/>
    <w:rsid w:val="00C275A7"/>
    <w:rsid w:val="00C32D45"/>
    <w:rsid w:val="00C3644D"/>
    <w:rsid w:val="00C47198"/>
    <w:rsid w:val="00C57F80"/>
    <w:rsid w:val="00C82339"/>
    <w:rsid w:val="00C9500A"/>
    <w:rsid w:val="00CF5689"/>
    <w:rsid w:val="00D51021"/>
    <w:rsid w:val="00D72CE9"/>
    <w:rsid w:val="00D91A61"/>
    <w:rsid w:val="00DA38B4"/>
    <w:rsid w:val="00DC7FE7"/>
    <w:rsid w:val="00DE0F74"/>
    <w:rsid w:val="00DF52AF"/>
    <w:rsid w:val="00E03D0F"/>
    <w:rsid w:val="00E15360"/>
    <w:rsid w:val="00E4417C"/>
    <w:rsid w:val="00E616FD"/>
    <w:rsid w:val="00EA5149"/>
    <w:rsid w:val="00ED59BB"/>
    <w:rsid w:val="00EE038C"/>
    <w:rsid w:val="00EE644C"/>
    <w:rsid w:val="00F15E47"/>
    <w:rsid w:val="00F67B10"/>
    <w:rsid w:val="00F96318"/>
    <w:rsid w:val="00FB56AD"/>
    <w:rsid w:val="00FF7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240F"/>
  <w15:chartTrackingRefBased/>
  <w15:docId w15:val="{0F055435-DEE3-874D-B7A6-EDBFA72A8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D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B1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D4B1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D4B1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D4B1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D4B1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D4B1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D4B1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D4B1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D4B1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D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B1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D4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B1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D4B10"/>
    <w:pPr>
      <w:spacing w:before="160"/>
      <w:jc w:val="center"/>
    </w:pPr>
    <w:rPr>
      <w:i/>
      <w:iCs/>
      <w:color w:val="404040" w:themeColor="text1" w:themeTint="BF"/>
    </w:rPr>
  </w:style>
  <w:style w:type="character" w:customStyle="1" w:styleId="QuoteChar">
    <w:name w:val="Quote Char"/>
    <w:basedOn w:val="DefaultParagraphFont"/>
    <w:link w:val="Quote"/>
    <w:uiPriority w:val="29"/>
    <w:rsid w:val="005D4B10"/>
    <w:rPr>
      <w:i/>
      <w:iCs/>
      <w:color w:val="404040" w:themeColor="text1" w:themeTint="BF"/>
      <w:lang w:val="en-GB"/>
    </w:rPr>
  </w:style>
  <w:style w:type="paragraph" w:styleId="ListParagraph">
    <w:name w:val="List Paragraph"/>
    <w:basedOn w:val="Normal"/>
    <w:uiPriority w:val="34"/>
    <w:qFormat/>
    <w:rsid w:val="005D4B10"/>
    <w:pPr>
      <w:ind w:left="720"/>
      <w:contextualSpacing/>
    </w:pPr>
  </w:style>
  <w:style w:type="character" w:styleId="IntenseEmphasis">
    <w:name w:val="Intense Emphasis"/>
    <w:basedOn w:val="DefaultParagraphFont"/>
    <w:uiPriority w:val="21"/>
    <w:qFormat/>
    <w:rsid w:val="005D4B10"/>
    <w:rPr>
      <w:i/>
      <w:iCs/>
      <w:color w:val="0F4761" w:themeColor="accent1" w:themeShade="BF"/>
    </w:rPr>
  </w:style>
  <w:style w:type="paragraph" w:styleId="IntenseQuote">
    <w:name w:val="Intense Quote"/>
    <w:basedOn w:val="Normal"/>
    <w:next w:val="Normal"/>
    <w:link w:val="IntenseQuoteChar"/>
    <w:uiPriority w:val="30"/>
    <w:qFormat/>
    <w:rsid w:val="005D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B10"/>
    <w:rPr>
      <w:i/>
      <w:iCs/>
      <w:color w:val="0F4761" w:themeColor="accent1" w:themeShade="BF"/>
      <w:lang w:val="en-GB"/>
    </w:rPr>
  </w:style>
  <w:style w:type="character" w:styleId="IntenseReference">
    <w:name w:val="Intense Reference"/>
    <w:basedOn w:val="DefaultParagraphFont"/>
    <w:uiPriority w:val="32"/>
    <w:qFormat/>
    <w:rsid w:val="005D4B10"/>
    <w:rPr>
      <w:b/>
      <w:bCs/>
      <w:smallCaps/>
      <w:color w:val="0F4761" w:themeColor="accent1" w:themeShade="BF"/>
      <w:spacing w:val="5"/>
    </w:rPr>
  </w:style>
  <w:style w:type="paragraph" w:styleId="FootnoteText">
    <w:name w:val="footnote text"/>
    <w:basedOn w:val="Normal"/>
    <w:link w:val="FootnoteTextChar"/>
    <w:uiPriority w:val="99"/>
    <w:semiHidden/>
    <w:unhideWhenUsed/>
    <w:rsid w:val="009713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13F8"/>
    <w:rPr>
      <w:sz w:val="20"/>
      <w:szCs w:val="20"/>
      <w:lang w:val="en-GB"/>
    </w:rPr>
  </w:style>
  <w:style w:type="character" w:styleId="FootnoteReference">
    <w:name w:val="footnote reference"/>
    <w:basedOn w:val="DefaultParagraphFont"/>
    <w:uiPriority w:val="99"/>
    <w:semiHidden/>
    <w:unhideWhenUsed/>
    <w:rsid w:val="009713F8"/>
    <w:rPr>
      <w:vertAlign w:val="superscript"/>
    </w:rPr>
  </w:style>
  <w:style w:type="paragraph" w:customStyle="1" w:styleId="Default">
    <w:name w:val="Default"/>
    <w:rsid w:val="00C05AB2"/>
    <w:pPr>
      <w:autoSpaceDE w:val="0"/>
      <w:autoSpaceDN w:val="0"/>
      <w:adjustRightInd w:val="0"/>
      <w:spacing w:after="0" w:line="240" w:lineRule="auto"/>
    </w:pPr>
    <w:rPr>
      <w:rFonts w:ascii="Verdana" w:hAnsi="Verdana" w:cs="Verdana"/>
      <w:color w:val="000000"/>
      <w:kern w:val="0"/>
    </w:rPr>
  </w:style>
  <w:style w:type="paragraph" w:styleId="Footer">
    <w:name w:val="footer"/>
    <w:basedOn w:val="Normal"/>
    <w:link w:val="FooterChar"/>
    <w:uiPriority w:val="99"/>
    <w:unhideWhenUsed/>
    <w:rsid w:val="00FF7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68D"/>
    <w:rPr>
      <w:lang w:val="en-GB"/>
    </w:rPr>
  </w:style>
  <w:style w:type="character" w:styleId="PageNumber">
    <w:name w:val="page number"/>
    <w:basedOn w:val="DefaultParagraphFont"/>
    <w:uiPriority w:val="99"/>
    <w:semiHidden/>
    <w:unhideWhenUsed/>
    <w:rsid w:val="00FF768D"/>
  </w:style>
  <w:style w:type="paragraph" w:styleId="Revision">
    <w:name w:val="Revision"/>
    <w:hidden/>
    <w:uiPriority w:val="99"/>
    <w:semiHidden/>
    <w:rsid w:val="00FF768D"/>
    <w:pPr>
      <w:spacing w:after="0" w:line="240" w:lineRule="auto"/>
    </w:pPr>
    <w:rPr>
      <w:lang w:val="en-GB"/>
    </w:rPr>
  </w:style>
  <w:style w:type="character" w:styleId="CommentReference">
    <w:name w:val="annotation reference"/>
    <w:basedOn w:val="DefaultParagraphFont"/>
    <w:uiPriority w:val="99"/>
    <w:semiHidden/>
    <w:unhideWhenUsed/>
    <w:rsid w:val="00C32D45"/>
    <w:rPr>
      <w:sz w:val="16"/>
      <w:szCs w:val="16"/>
    </w:rPr>
  </w:style>
  <w:style w:type="paragraph" w:styleId="CommentText">
    <w:name w:val="annotation text"/>
    <w:basedOn w:val="Normal"/>
    <w:link w:val="CommentTextChar"/>
    <w:uiPriority w:val="99"/>
    <w:unhideWhenUsed/>
    <w:rsid w:val="00C32D45"/>
    <w:pPr>
      <w:spacing w:line="240" w:lineRule="auto"/>
    </w:pPr>
    <w:rPr>
      <w:sz w:val="20"/>
      <w:szCs w:val="20"/>
    </w:rPr>
  </w:style>
  <w:style w:type="character" w:customStyle="1" w:styleId="CommentTextChar">
    <w:name w:val="Comment Text Char"/>
    <w:basedOn w:val="DefaultParagraphFont"/>
    <w:link w:val="CommentText"/>
    <w:uiPriority w:val="99"/>
    <w:rsid w:val="00C32D45"/>
    <w:rPr>
      <w:sz w:val="20"/>
      <w:szCs w:val="20"/>
      <w:lang w:val="en-GB"/>
    </w:rPr>
  </w:style>
  <w:style w:type="paragraph" w:styleId="CommentSubject">
    <w:name w:val="annotation subject"/>
    <w:basedOn w:val="CommentText"/>
    <w:next w:val="CommentText"/>
    <w:link w:val="CommentSubjectChar"/>
    <w:uiPriority w:val="99"/>
    <w:semiHidden/>
    <w:unhideWhenUsed/>
    <w:rsid w:val="00C32D45"/>
    <w:rPr>
      <w:b/>
      <w:bCs/>
    </w:rPr>
  </w:style>
  <w:style w:type="character" w:customStyle="1" w:styleId="CommentSubjectChar">
    <w:name w:val="Comment Subject Char"/>
    <w:basedOn w:val="CommentTextChar"/>
    <w:link w:val="CommentSubject"/>
    <w:uiPriority w:val="99"/>
    <w:semiHidden/>
    <w:rsid w:val="00C32D45"/>
    <w:rPr>
      <w:b/>
      <w:bCs/>
      <w:sz w:val="20"/>
      <w:szCs w:val="20"/>
      <w:lang w:val="en-GB"/>
    </w:rPr>
  </w:style>
  <w:style w:type="paragraph" w:styleId="NormalWeb">
    <w:name w:val="Normal (Web)"/>
    <w:basedOn w:val="Normal"/>
    <w:uiPriority w:val="99"/>
    <w:unhideWhenUsed/>
    <w:rsid w:val="00E616F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font-claude-response-body">
    <w:name w:val="font-claude-response-body"/>
    <w:basedOn w:val="Normal"/>
    <w:rsid w:val="00EE038C"/>
    <w:pPr>
      <w:spacing w:before="100" w:beforeAutospacing="1" w:after="100" w:afterAutospacing="1" w:line="240" w:lineRule="auto"/>
    </w:pPr>
    <w:rPr>
      <w:rFonts w:ascii="Times New Roman" w:eastAsia="Times New Roman" w:hAnsi="Times New Roman" w:cs="Times New Roman"/>
      <w:kern w:val="0"/>
      <w:lang w:val="en-CH" w:eastAsia="en-CH"/>
      <w14:ligatures w14:val="none"/>
    </w:rPr>
  </w:style>
  <w:style w:type="character" w:styleId="Strong">
    <w:name w:val="Strong"/>
    <w:basedOn w:val="DefaultParagraphFont"/>
    <w:uiPriority w:val="22"/>
    <w:qFormat/>
    <w:rsid w:val="00EE03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7D903-27C0-834F-BB6D-C3789E871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3738</Words>
  <Characters>21308</Characters>
  <Application>Microsoft Office Word</Application>
  <DocSecurity>0</DocSecurity>
  <Lines>177</Lines>
  <Paragraphs>49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Saša Krajnc</dc:creator>
  <cp:keywords/>
  <dc:description/>
  <cp:lastModifiedBy>Francesco Veri</cp:lastModifiedBy>
  <cp:revision>2</cp:revision>
  <cp:lastPrinted>2025-06-09T12:43:00Z</cp:lastPrinted>
  <dcterms:created xsi:type="dcterms:W3CDTF">2026-06-02T11:49:00Z</dcterms:created>
  <dcterms:modified xsi:type="dcterms:W3CDTF">2026-06-02T11:49:00Z</dcterms:modified>
</cp:coreProperties>
</file>