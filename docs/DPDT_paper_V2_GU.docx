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27A0B" w14:textId="77777777" w:rsidR="000B5778" w:rsidRDefault="4A5D1E3A" w:rsidP="0007390E">
      <w:pPr>
        <w:spacing w:after="120" w:line="360" w:lineRule="auto"/>
        <w:jc w:val="center"/>
        <w:rPr>
          <w:b/>
          <w:bCs/>
          <w:sz w:val="28"/>
          <w:szCs w:val="28"/>
        </w:rPr>
      </w:pPr>
      <w:r w:rsidRPr="0E5FBCEE">
        <w:rPr>
          <w:b/>
          <w:bCs/>
          <w:sz w:val="28"/>
          <w:szCs w:val="28"/>
        </w:rPr>
        <w:t>The Deliberative Process Design Tool (DPDT): A Decision-Support System for AI-Enabled Deliberation at Scale</w:t>
      </w:r>
    </w:p>
    <w:p w14:paraId="19320647" w14:textId="4362FFCA" w:rsidR="00223EB5" w:rsidRPr="000B5778" w:rsidRDefault="56F0A218" w:rsidP="0007390E">
      <w:pPr>
        <w:spacing w:line="360" w:lineRule="auto"/>
        <w:jc w:val="center"/>
        <w:rPr>
          <w:i/>
          <w:iCs/>
          <w:lang w:val="it-IT"/>
        </w:rPr>
      </w:pPr>
      <w:r w:rsidRPr="00654BBC">
        <w:rPr>
          <w:i/>
          <w:iCs/>
          <w:lang w:val="it-IT"/>
        </w:rPr>
        <w:t>Francesco Veri</w:t>
      </w:r>
      <w:r w:rsidRPr="00654BBC">
        <w:rPr>
          <w:i/>
          <w:iCs/>
          <w:vertAlign w:val="superscript"/>
          <w:lang w:val="it-IT"/>
        </w:rPr>
        <w:t>1</w:t>
      </w:r>
      <w:r w:rsidRPr="00654BBC">
        <w:rPr>
          <w:i/>
          <w:iCs/>
          <w:lang w:val="it-IT"/>
        </w:rPr>
        <w:t xml:space="preserve">, </w:t>
      </w:r>
      <w:r w:rsidR="4A5D1E3A" w:rsidRPr="00654BBC">
        <w:rPr>
          <w:i/>
          <w:iCs/>
          <w:lang w:val="it-IT"/>
        </w:rPr>
        <w:t>Gustavo Kreia Umbelino</w:t>
      </w:r>
      <w:r w:rsidR="4A5D1E3A" w:rsidRPr="00654BBC">
        <w:rPr>
          <w:i/>
          <w:iCs/>
          <w:vertAlign w:val="superscript"/>
          <w:lang w:val="it-IT"/>
        </w:rPr>
        <w:t>1</w:t>
      </w:r>
      <w:r w:rsidR="00654BBC">
        <w:rPr>
          <w:i/>
          <w:iCs/>
          <w:lang w:val="it-IT"/>
        </w:rPr>
        <w:t xml:space="preserve">, </w:t>
      </w:r>
      <w:r w:rsidR="00654BBC" w:rsidRPr="00654BBC">
        <w:rPr>
          <w:i/>
          <w:iCs/>
          <w:lang w:val="it-IT"/>
        </w:rPr>
        <w:t>Maurice Flechtner</w:t>
      </w:r>
      <w:r w:rsidR="00654BBC" w:rsidRPr="00654BBC">
        <w:rPr>
          <w:i/>
          <w:iCs/>
          <w:vertAlign w:val="superscript"/>
          <w:lang w:val="it-IT"/>
        </w:rPr>
        <w:t>1</w:t>
      </w:r>
      <w:r w:rsidR="00654BBC" w:rsidRPr="00654BBC">
        <w:rPr>
          <w:i/>
          <w:iCs/>
          <w:lang w:val="it-IT"/>
        </w:rPr>
        <w:t>,</w:t>
      </w:r>
    </w:p>
    <w:p w14:paraId="2F2794DB" w14:textId="77777777" w:rsidR="00223EB5" w:rsidRDefault="56F0A218" w:rsidP="0007390E">
      <w:pPr>
        <w:spacing w:line="360" w:lineRule="auto"/>
        <w:jc w:val="center"/>
      </w:pPr>
      <w:r w:rsidRPr="0E5FBCEE">
        <w:rPr>
          <w:vertAlign w:val="superscript"/>
        </w:rPr>
        <w:t>1</w:t>
      </w:r>
      <w:r w:rsidRPr="0E5FBCEE">
        <w:rPr>
          <w:sz w:val="18"/>
          <w:szCs w:val="18"/>
        </w:rPr>
        <w:t xml:space="preserve"> Centre for Democracy Studies (ZDA), University of Zurich, Switzerland</w:t>
      </w:r>
    </w:p>
    <w:p w14:paraId="69F12A4E" w14:textId="07DA6F89" w:rsidR="00223EB5" w:rsidRDefault="4A5D1E3A" w:rsidP="0007390E">
      <w:pPr>
        <w:spacing w:line="360" w:lineRule="auto"/>
        <w:jc w:val="center"/>
      </w:pPr>
      <w:r w:rsidRPr="0E5FBCEE">
        <w:rPr>
          <w:sz w:val="18"/>
          <w:szCs w:val="18"/>
        </w:rPr>
        <w:t>Correspondent author: francesco.veri@zda.uzh.ch</w:t>
      </w:r>
    </w:p>
    <w:p w14:paraId="63F0E81F" w14:textId="77777777" w:rsidR="00223EB5" w:rsidRDefault="56F0A218" w:rsidP="0007390E">
      <w:pPr>
        <w:pStyle w:val="Heading1"/>
        <w:spacing w:before="0" w:line="360" w:lineRule="auto"/>
      </w:pPr>
      <w:r>
        <w:t>Abstract</w:t>
      </w:r>
    </w:p>
    <w:p w14:paraId="2CBD60C0" w14:textId="35F2EF65" w:rsidR="000F6E48" w:rsidRDefault="62C63CEB" w:rsidP="0007390E">
      <w:pPr>
        <w:spacing w:after="120" w:line="360" w:lineRule="auto"/>
        <w:jc w:val="both"/>
      </w:pPr>
      <w:r>
        <w:t xml:space="preserve">Scaling deliberation beyond small-group settings remains one of the central challenges of deliberative democracy. </w:t>
      </w:r>
      <w:r w:rsidR="79F9192D">
        <w:t xml:space="preserve">Scaling participation to hundreds or thousands of participants introduces difficult trade-offs between inclusion, equality, </w:t>
      </w:r>
      <w:r w:rsidR="5E3F00DB">
        <w:t xml:space="preserve">and </w:t>
      </w:r>
      <w:r w:rsidR="79F9192D">
        <w:t>reflection but would be highly beneficial</w:t>
      </w:r>
      <w:r w:rsidR="09BAC22E">
        <w:t xml:space="preserve"> </w:t>
      </w:r>
      <w:r w:rsidR="6D24D507">
        <w:t xml:space="preserve">as </w:t>
      </w:r>
      <w:r>
        <w:t xml:space="preserve">deliberative processes </w:t>
      </w:r>
      <w:r w:rsidR="0E466521">
        <w:t>can</w:t>
      </w:r>
      <w:r>
        <w:t xml:space="preserve"> in</w:t>
      </w:r>
      <w:r w:rsidR="0450562C">
        <w:t>crease</w:t>
      </w:r>
      <w:r>
        <w:t xml:space="preserve"> </w:t>
      </w:r>
      <w:r w:rsidR="378499A7">
        <w:t xml:space="preserve">participants’ </w:t>
      </w:r>
      <w:r>
        <w:t>knowledge</w:t>
      </w:r>
      <w:r w:rsidR="189D8763">
        <w:t xml:space="preserve"> on policy issues</w:t>
      </w:r>
      <w:r>
        <w:t xml:space="preserve">, reduce polarisation, and </w:t>
      </w:r>
      <w:r w:rsidR="0288D285">
        <w:t xml:space="preserve">lead to </w:t>
      </w:r>
      <w:r>
        <w:t xml:space="preserve">more legitimate decisions. These tensions require </w:t>
      </w:r>
      <w:r w:rsidR="174AFDE3">
        <w:t>deliberative</w:t>
      </w:r>
      <w:r>
        <w:t xml:space="preserve"> process design capable of balancing normative priorities against real-world institutional constraints. To address this challenge, we present the Deliberative Process Design Tool (DPDT), a</w:t>
      </w:r>
      <w:r w:rsidR="5B9B1669">
        <w:t xml:space="preserve"> decision support system </w:t>
      </w:r>
      <w:r>
        <w:t xml:space="preserve">designed to help practitioners and public authorities </w:t>
      </w:r>
      <w:r w:rsidR="6994A2C3">
        <w:t xml:space="preserve">design </w:t>
      </w:r>
      <w:r>
        <w:t>large-scale deliberative processes</w:t>
      </w:r>
      <w:r w:rsidR="32D4E665">
        <w:t xml:space="preserve"> by</w:t>
      </w:r>
      <w:r>
        <w:t xml:space="preserve"> translat</w:t>
      </w:r>
      <w:r w:rsidR="492E1D99">
        <w:t>ing</w:t>
      </w:r>
      <w:r>
        <w:t xml:space="preserve"> deliberative principles into concrete process recommendations. </w:t>
      </w:r>
      <w:r w:rsidR="74A7C593">
        <w:t>DPDT</w:t>
      </w:r>
      <w:r>
        <w:t xml:space="preserve"> applies multi-criteria decision analysis (MCDA) to score and rank deliberative design templates and recommend appropriate process configurations</w:t>
      </w:r>
      <w:r w:rsidR="7AC9AA2A">
        <w:t xml:space="preserve"> based on practitioner’s constraints (institutional mandate, interaction format, available resources) and priorities across five deliberative principles (equality, inclusion, plurality, authenticity, reflection)</w:t>
      </w:r>
      <w:r>
        <w:t>. The platform also integrates AI-supported functionalities, engagement features, and socio-technical risk diagnostics to support transparent and context-sensitive process design. Two illustrative cases demonstrate how similar normative priorities can produce substantially different deliberative architectures when institutional constraints differ.</w:t>
      </w:r>
    </w:p>
    <w:p w14:paraId="77CD5E6C" w14:textId="172CF3B0" w:rsidR="00223EB5" w:rsidRDefault="56F0A218" w:rsidP="0007390E">
      <w:pPr>
        <w:spacing w:after="120" w:line="360" w:lineRule="auto"/>
        <w:jc w:val="both"/>
        <w:rPr>
          <w:sz w:val="18"/>
          <w:szCs w:val="18"/>
        </w:rPr>
      </w:pPr>
      <w:r w:rsidRPr="0E5FBCEE">
        <w:rPr>
          <w:b/>
          <w:bCs/>
        </w:rPr>
        <w:t xml:space="preserve">Keywords: </w:t>
      </w:r>
      <w:r w:rsidRPr="0E5FBCEE">
        <w:rPr>
          <w:sz w:val="18"/>
          <w:szCs w:val="18"/>
        </w:rPr>
        <w:t>deliberative democracy, decision-support system, AI-enabled participation, process design, scaling deliberation</w:t>
      </w:r>
    </w:p>
    <w:p w14:paraId="7BE4E4DD" w14:textId="77777777" w:rsidR="000B5778" w:rsidRDefault="000B5778" w:rsidP="0007390E">
      <w:pPr>
        <w:spacing w:after="120" w:line="360" w:lineRule="auto"/>
        <w:jc w:val="both"/>
      </w:pPr>
    </w:p>
    <w:p w14:paraId="1CAC3C1D" w14:textId="4A2C5E79" w:rsidR="00223EB5" w:rsidRDefault="56F0A218" w:rsidP="0007390E">
      <w:pPr>
        <w:pStyle w:val="Heading1"/>
        <w:numPr>
          <w:ilvl w:val="0"/>
          <w:numId w:val="5"/>
        </w:numPr>
        <w:spacing w:before="0" w:line="360" w:lineRule="auto"/>
      </w:pPr>
      <w:r>
        <w:t>Introduction</w:t>
      </w:r>
    </w:p>
    <w:p w14:paraId="168AE726" w14:textId="507D5C5B" w:rsidR="00223EB5" w:rsidRDefault="0CDBC6FD" w:rsidP="0007390E">
      <w:pPr>
        <w:spacing w:after="120" w:line="360" w:lineRule="auto"/>
        <w:jc w:val="both"/>
      </w:pPr>
      <w:r>
        <w:t>Deliberation</w:t>
      </w:r>
      <w:r w:rsidR="0C231227">
        <w:t>—</w:t>
      </w:r>
      <w:r>
        <w:t xml:space="preserve">the collective exchange of arguments and perspectives through which participants reflect and form more informed judgments </w:t>
      </w:r>
      <w:r w:rsidR="00385307">
        <w:fldChar w:fldCharType="begin"/>
      </w:r>
      <w:r w:rsidR="00385307">
        <w:instrText xml:space="preserve"> ADDIN ZOTERO_ITEM CSL_CITATION {"citationID":"YG4gQVfX","properties":{"unsorted":false,"formattedCitation":"[2]","plainCitation":"[2]","noteIndex":0},"citationItems":[{"id":1869,"uris":["http://zotero.org/groups/5784389/items/WPZDLYWJ"],"itemData":{"id":1869,"type":"book","abstract":"Abstract\n            Deliberative democracy has been the main game in contemporary political theory for two decades and has grown enormously in size and importance in political science and many other disciplines, and in political practice. The Oxford Handbook of Deliberative Democracy takes stock of deliberative democracy as a research field, as well as exploring and creating links with multiple disciplines and policy practice around the globe. It provides a concise history of deliberative ideals in political thought while also discussing their philosophical origins. It locates deliberation in a political system with different spaces, publics, and venues, including parliament and courts but also governance networks, protests, mini-publics, old and new media, and everyday talk. It documents the intersections of deliberative ideals with contemporary political theory, involving epistemology, representation, constitutionalism, justice, and multiculturalism. It explores the intersections of deliberative democracy with major research fields in the social sciences and law, including social and rational choice theory, communications, psychology, sociology, international relations, framing approaches, policy analysis, planning, democratization, and methodology. It engages with practical applications, mapping deliberation as a reform movement and as a device for conflict resolution. It documents the practice and study of deliberative democracy around the world, in Asia, Latin America, Africa, Europe, and global governance. And it provides reflections on the field by pioneering thinkers.","DOI":"10.1093/oxfordhb/9780198747369.001.0001","edition":"1","ISBN":"978-0-19-874736-9","language":"en","publisher":"Oxford University Press","source":"DOI.org (Crossref)","title":"The Oxford Handbook of Deliberative Democracy","URL":"https://academic.oup.com/edited-volume/28086","editor":[{"family":"Bächtiger","given":"Andre"},{"family":"Dryzek","given":"John S."},{"family":"Mansbridge","given":"Jane"},{"family":"Warren","given":"Mark D."}],"accessed":{"date-parts":[["2026",5,6]]},"issued":{"date-parts":[["2018",9,6]]}}}],"schema":"https://github.com/citation-style-language/schema/raw/master/csl-citation.json"} </w:instrText>
      </w:r>
      <w:r w:rsidR="00385307">
        <w:fldChar w:fldCharType="separate"/>
      </w:r>
      <w:r w:rsidR="5A3A4345">
        <w:t>[2]</w:t>
      </w:r>
      <w:r w:rsidR="00385307">
        <w:fldChar w:fldCharType="end"/>
      </w:r>
      <w:r w:rsidR="00722DBF">
        <w:t xml:space="preserve">, </w:t>
      </w:r>
      <w:r>
        <w:t xml:space="preserve">is widely recognised as a mechanism for improving democratic decision-making </w:t>
      </w:r>
      <w:r w:rsidR="00385307">
        <w:fldChar w:fldCharType="begin"/>
      </w:r>
      <w:r w:rsidR="00A85867">
        <w:instrText xml:space="preserve"> ADDIN ZOTERO_ITEM CSL_CITATION {"citationID":"U6Wcslas","properties":{"unsorted":false,"formattedCitation":"[8,12,29]","plainCitation":"[8,12,29]","noteIndex":0},"citationItems":[{"id":1339,"uris":["http://zotero.org/users/16118359/items/7QSVXH6R"],"itemData":{"id":1339,"type":"book","abstract":"Abstract\n            Deliberative Democracy and Beyond takes a critical tour through recent democratic theory, beginning with the deliberative turn that occurred around 1990. The essence of this turn is that democratic legitimacy is to be found in authentic deliberation among those affected by a collective decision. While the deliberative turn was initially a challenge to established institutions and models of democracy, it was soon assimilated by these same institutions and models. Drawing a distinction between liberal constitutionalism and discursive democracy, the author criticizes the former and advocates the latter. He argues that a defensible theory of democracy should be critical of established power, pluralistic, reflexive in questioning established traditions, transnational in its capacity to extend across state boundaries, ecological, and dynamic in its openness to changing constraints upon, and opportunities for, democratization.","DOI":"10.1093/019925043X.001.0001","edition":"1","ISBN":"978-0-19-925043-1","language":"en","publisher":"Oxford University PressOxford","source":"DOI.org (Crossref)","title":"Deliberative Democracy and Beyond: Liberals, Critics, Contestations","title-short":"Deliberative Democracy and Beyond","URL":"https://academic.oup.com/book/3638","author":[{"family":"Dryzek","given":"John S."}],"accessed":{"date-parts":[["2025",8,4]]},"issued":{"date-parts":[["2002",1,3]]}}},{"id":394,"uris":["http://zotero.org/groups/5784389/items/UR2VD7J3"],"itemData":{"id":394,"type":"book","publisher":"Oxford University Press","title":"When the People Speak: Deliberative Democracy and Public Consultation","author":[{"family":"Fishkin","given":"James"}],"issued":{"date-parts":[["2009"]]}}},{"id":1843,"uris":["http://zotero.org/groups/5784389/items/6LXIFQ49"],"itemData":{"id":1843,"type":"article-journal","abstract":"We show, against skeptics, that however latent it may be in everyday life, the ability to reason effectively about politics can readily be activated when conditions are right. We justify a definition of deliberative reason, then develop and apply a Deliberative Reason Index (DRI) to analysis of 19 deliberative forums. DRI increases over the course of deliberation in the vast majority of cases, but the extent of this increase depends upon enabling conditions. Group building that activates deliberative norms makes the biggest difference, particularly in enabling participants to cope with complexity. Without group building, complexity becomes more difficult to surmount, and planned direct impact on policy decisions may actually impede reasoning where complexity is high. Our findings have implications beyond forum design for the staging of political discourse in the wider public sphere.","container-title":"American Political Science Review","DOI":"10.1017/S0003055423000023","ISSN":"0003-0554, 1537-5943","issue":"1","journalAbbreviation":"Am Polit Sci Rev","language":"en","license":"http://creativecommons.org/licenses/by/4.0","page":"345-362","source":"DOI.org (Crossref)","title":"How Deliberation Happens: Enabling Deliberative Reason","title-short":"How Deliberation Happens","URL":"https://www.cambridge.org/core/product/identifier/S0003055423000023/type/journal_article","volume":"118","author":[{"family":"Niemeyer","given":"Simon"},{"family":"Veri","given":"Francesco"},{"family":"Dryzek","given":"John S."},{"family":"Bächtiger","given":"André"}],"accessed":{"date-parts":[["2026",5,6]]},"issued":{"date-parts":[["2024",2]]}}}],"schema":"https://github.com/citation-style-language/schema/raw/master/csl-citation.json"} </w:instrText>
      </w:r>
      <w:r w:rsidR="00385307">
        <w:fldChar w:fldCharType="separate"/>
      </w:r>
      <w:r w:rsidR="00A85867" w:rsidRPr="00A85867">
        <w:t>[8,12,29]</w:t>
      </w:r>
      <w:r w:rsidR="00385307">
        <w:fldChar w:fldCharType="end"/>
      </w:r>
      <w:r>
        <w:t>. Research demonstrates that structured deliberation increases</w:t>
      </w:r>
      <w:r w:rsidR="2738E85E">
        <w:t xml:space="preserve"> participants’</w:t>
      </w:r>
      <w:r>
        <w:t xml:space="preserve"> knowledge </w:t>
      </w:r>
      <w:r w:rsidR="5CB5CFA0">
        <w:t xml:space="preserve">about policy issues </w:t>
      </w:r>
      <w:r w:rsidR="00385307">
        <w:fldChar w:fldCharType="begin"/>
      </w:r>
      <w:r w:rsidR="005206A3">
        <w:instrText xml:space="preserve"> ADDIN ZOTERO_ITEM CSL_CITATION {"citationID":"dUI3CawX","properties":{"unsorted":false,"formattedCitation":"[12]","plainCitation":"[12]","noteIndex":0},"citationItems":[{"id":394,"uris":["http://zotero.org/groups/5784389/items/UR2VD7J3"],"itemData":{"id":394,"type":"book","publisher":"Oxford University Press","title":"When the People Speak: Deliberative Democracy and Public Consultation","author":[{"family":"Fishkin","given":"James"}],"issued":{"date-parts":[["2009"]]}}}],"schema":"https://github.com/citation-style-language/schema/raw/master/csl-citation.json"} </w:instrText>
      </w:r>
      <w:r w:rsidR="00385307">
        <w:fldChar w:fldCharType="separate"/>
      </w:r>
      <w:r w:rsidR="005206A3" w:rsidRPr="005206A3">
        <w:t>[12]</w:t>
      </w:r>
      <w:r w:rsidR="00385307">
        <w:fldChar w:fldCharType="end"/>
      </w:r>
      <w:r>
        <w:t xml:space="preserve">, fosters reflective reasoning </w:t>
      </w:r>
      <w:r w:rsidR="00385307">
        <w:fldChar w:fldCharType="begin"/>
      </w:r>
      <w:r w:rsidR="00A85867">
        <w:instrText xml:space="preserve"> ADDIN ZOTERO_ITEM CSL_CITATION {"citationID":"I9cTASTZ","properties":{"unsorted":false,"formattedCitation":"[36,37]","plainCitation":"[36,37]","noteIndex":0},"citationItems":[{"id":1782,"uris":["http://zotero.org/groups/5784389/items/WG6E9ZC6"],"itemData":{"id":1782,"type":"article-journal","abstract":"Political engagement is vital to the functioning of democratic systems, yet a significant portion of the population remains disengaged from conventional political activities as voting. These individuals often lack the opportunities and motivation to cultivate their reasoning abilities for understanding politics. This study explores the potential of deliberative minipublics to foster the development of reasoning skills among those excluded from the political discourse. By focusing on individuals with low levels of political engagement, the study investigates three minipublics on the topic of climate change in Switzerland. Utilizing the Deliberative Reason Index, the analysis uncovers how dialogue-driven engagement can enhance political understanding and involvement. The results demonstrate the potential of deliberative practices to bridge the gap between the politically disengaged and the complex world of political participation, offering fresh insights into citizens’ capabilities to deliberate on intricate issues.","container-title":"Political Studies Review","DOI":"10.1177/14789299241239909","ISSN":"1478-9299, 1478-9302","issue":"1","journalAbbreviation":"Political Studies Review","language":"en","page":"254-275","source":"DOI.org (Crossref)","title":"Fostering Reasoning in the Politically Disengaged: The Role of Deliberative Minipublics","title-short":"Fostering Reasoning in the Politically Disengaged","URL":"https://journals.sagepub.com/doi/10.1177/14789299241239909","volume":"23","author":[{"family":"Veri","given":"Francesco"}],"accessed":{"date-parts":[["2026",4,24]]},"issued":{"date-parts":[["2025",2]]}}},{"id":70,"uris":["http://zotero.org/users/16118359/items/DSUQRAUM"],"itemData":{"id":70,"type":"article-journal","abstract":"AbstractIn exploring deliberative dynamics within mini-publics, it has been observed that initial group-building activities play a crucial role in enhancing deliberative reasoning. However, the influence of liberal democratic practices such as voting mechanisms and the inclusion of strategic or representative stakeholders, on deliberative processes is not well understood. This study undertakes a comparative configurational meta-analysis (CCMA) of 22 minipublics to investigate how these liberal democratic elements influence deliberative reasoning. Results indicate that participants’ deliberative reasoning is significantly enhanced in contexts where initial group activities are coupled with prolonged periods of deliberation and where voting is minimised or absent. In contrast, the presence of voting mechanisms, strategic stakeholder involvement, and a high impact of minipublics on decision-making processes are associated with weaker, negative, or stable participant deliberative reasoning. These findings contribute to the broader discourse on the integration of deliberative and non-deliberative components within minipublics, highlighting the potential negative impact of strategic behaviour on the quality of deliberation.","container-title":"European Political Science Review","DOI":"10.1017/s1755773925000050","ISSN":"1755-7739, 1755-7747","issue":"3","journalAbbreviation":"Eur. Pol. Sci. Rev.","language":"en","license":"https://creativecommons.org/licenses/by/4.0/","page":"530-540","publisher":"Cambridge University Press (CUP)","source":"Crossref","title":"Deliberative reason and the effect of minipublic configurations","URL":"https://www.cambridge.org/core/product/identifier/S1755773925000050/type/journal_article","volume":"17","author":[{"family":"Veri","given":"Francesco"},{"family":"Niemeyer","given":"Simon"}],"accessed":{"date-parts":[["2025",7,12]]},"issued":{"date-parts":[["2025",8]]}}}],"schema":"https://github.com/citation-style-language/schema/raw/master/csl-citation.json"} </w:instrText>
      </w:r>
      <w:r w:rsidR="00385307">
        <w:fldChar w:fldCharType="separate"/>
      </w:r>
      <w:r w:rsidR="00A85867" w:rsidRPr="00A85867">
        <w:t>[36,37]</w:t>
      </w:r>
      <w:r w:rsidR="00385307">
        <w:fldChar w:fldCharType="end"/>
      </w:r>
      <w:r>
        <w:t xml:space="preserve">, reduces polarisation </w:t>
      </w:r>
      <w:r w:rsidR="00385307">
        <w:fldChar w:fldCharType="begin"/>
      </w:r>
      <w:r w:rsidR="00A85867">
        <w:instrText xml:space="preserve"> ADDIN ZOTERO_ITEM CSL_CITATION {"citationID":"k018TgSg","properties":{"unsorted":false,"formattedCitation":"[19]","plainCitation":"[19]","noteIndex":0},"citationItems":[{"id":1925,"uris":["http://zotero.org/groups/5784389/items/AK8B352F"],"itemData":{"id":1925,"type":"article-journal","container-title":"Political Behavior","DOI":"10.1007/s11109-015-9304-x","ISSN":"0190-9320, 1573-6687","issue":"4","journalAbbreviation":"Polit Behav","language":"en","page":"995-1020","source":"DOI.org (Crossref)","title":"Does Enclave Deliberation Polarize Opinions?","URL":"http://link.springer.com/10.1007/s11109-015-9304-x","volume":"37","author":[{"family":"Grönlund","given":"Kimmo"},{"family":"Herne","given":"Kaisa"},{"family":"Setälä","given":"Maija"}],"accessed":{"date-parts":[["2026",5,15]]},"issued":{"date-parts":[["2015",12]]}}}],"schema":"https://github.com/citation-style-language/schema/raw/master/csl-citation.json"} </w:instrText>
      </w:r>
      <w:r w:rsidR="00385307">
        <w:fldChar w:fldCharType="separate"/>
      </w:r>
      <w:r w:rsidR="00A85867" w:rsidRPr="00A85867">
        <w:t>[19]</w:t>
      </w:r>
      <w:r w:rsidR="00385307">
        <w:fldChar w:fldCharType="end"/>
      </w:r>
      <w:r>
        <w:t xml:space="preserve">, and strengthens civic dispositions </w:t>
      </w:r>
      <w:r w:rsidR="00385307">
        <w:fldChar w:fldCharType="begin"/>
      </w:r>
      <w:r w:rsidR="00A85867">
        <w:instrText xml:space="preserve"> ADDIN ZOTERO_ITEM CSL_CITATION {"citationID":"1qmW3LS1","properties":{"unsorted":false,"formattedCitation":"[20]","plainCitation":"[20]","noteIndex":0},"citationItems":[{"id":"wVBHFiSt/Ux8a4w5f","uris":["http://zotero.org/groups/5784389/items/QFKLLM3U"],"itemData":{"id":1927,"type":"article-journal","abstract":"This article analyzes whether democratic deliberation enhances ‘civic\n                        virtues’ such as political knowledge, efficacy, trust, and preparedness for\n                        political and other collective action. The empirical analysis is based on an\n                        experiment held in November 2006 in Finland. The topic of this citizen\n                        deliberation experiment was nuclear power. Two treatments were enforced;\n                        half of the small groups made a decision through secret ballot, whereas the\n                        other half formulated a common statement. Even though both treatments were\n                        designed to be ‘deliberative’ with discussion rules and moderators, the\n                        common statement procedure was expected to lead to more thorough\n                        deliberation. Therefore, we anticipate more increase in civic virtues in the\n                        common statement treatment. Based on the empirical analyses, this\n                        expectation is partially confirmed. Most notably, the participants’\n                        knowledge of energy-related issues increased more in the common statement\n                        treatment, but also the increase of political trust and readiness for\n                        collective action shows a similar pattern. Finally, deliberation did not\n                        increase the participants’ overall preparedness to act politically, but did\n                        not decrease it either.","container-title":"European Political Science Review","DOI":"10.1017/S1755773909990245","ISSN":"1755-7739, 1755-7747","issue":"1","journalAbbreviation":"Eur. Pol. Sci. Rev.","language":"en","license":"https://www.cambridge.org/core/terms","page":"95-117","source":"DOI.org (Crossref)","title":"Deliberation and civic virtue: lessons from a citizen deliberation experiment","title-short":"Deliberation and civic virtue","URL":"https://www.cambridge.org/core/product/identifier/S1755773909990245/type/journal_article","volume":"2","author":[{"family":"Grönlund","given":"Kimmo"},{"family":"Setälä","given":"Maija"},{"family":"Herne","given":"Kaisa"}],"accessed":{"date-parts":[["2026",5,15]]},"issued":{"date-parts":[["2010",3]]}}}],"schema":"https://github.com/citation-style-language/schema/raw/master/csl-citation.json"} </w:instrText>
      </w:r>
      <w:r w:rsidR="00385307">
        <w:fldChar w:fldCharType="separate"/>
      </w:r>
      <w:r w:rsidR="00A85867" w:rsidRPr="00A85867">
        <w:t>[20]</w:t>
      </w:r>
      <w:r w:rsidR="00385307">
        <w:fldChar w:fldCharType="end"/>
      </w:r>
      <w:r>
        <w:t>. Yet these benefits have been established predominantly in small-group settings (typically 15–25 participants), and scaling deliberation to the hundreds or thousands that institutional participation demands remains a central challenge in democratic innovation</w:t>
      </w:r>
      <w:r w:rsidR="2519660F">
        <w:t xml:space="preserve"> </w:t>
      </w:r>
      <w:r w:rsidR="00385307">
        <w:fldChar w:fldCharType="begin"/>
      </w:r>
      <w:r w:rsidR="00A85867">
        <w:instrText xml:space="preserve"> ADDIN ZOTERO_ITEM CSL_CITATION {"citationID":"mnvORyT7","properties":{"unsorted":false,"formattedCitation":"[24,28]","plainCitation":"[24,28]","noteIndex":0},"citationItems":[{"id":1930,"uris":["http://zotero.org/groups/5784389/items/JEJ46WS7"],"itemData":{"id":1930,"type":"article-journal","container-title":"Computer Supported Cooperative Work (CSCW)","DOI":"10.1007/s10606-012-9156-4","ISSN":"0925-9724, 1573-7551","issue":"4-5","journalAbbreviation":"Comput Supported Coop Work","language":"en","license":"http://www.springer.com/tdm","page":"449-473","source":"DOI.org (Crossref)","title":"Enabling Large-Scale Deliberation Using Attention-Mediation Metrics","URL":"http://link.springer.com/10.1007/s10606-012-9156-4","volume":"21","author":[{"family":"Klein","given":"Mark"}],"accessed":{"date-parts":[["2026",5,15]]},"issued":{"date-parts":[["2012",10]]}}},{"id":386,"uris":["http://zotero.org/groups/5784389/items/N7NNWWXV"],"itemData":{"id":386,"type":"article-journal","container-title":"National Civic Review","issue":"4","page":"351-366","title":"Taking democracy to scale: Creating a town hall meeting for the twenty-first century","URL":"https://heinonline.org/HOL/LandingPage?handle=hein.journals/natmnr91&amp;div=36&amp;id=&amp;page=","volume":"91","author":[{"family":"Lukensmeyer","given":"Carolyn"},{"family":"Bregham","given":"Steve"}],"issued":{"date-parts":[["2002"]]}}}],"schema":"https://github.com/citation-style-language/schema/raw/master/csl-citation.json"} </w:instrText>
      </w:r>
      <w:r w:rsidR="00385307">
        <w:fldChar w:fldCharType="separate"/>
      </w:r>
      <w:r w:rsidR="00A85867" w:rsidRPr="00A85867">
        <w:t>[24,28]</w:t>
      </w:r>
      <w:r w:rsidR="00385307">
        <w:fldChar w:fldCharType="end"/>
      </w:r>
      <w:r w:rsidR="2519660F">
        <w:t>.</w:t>
      </w:r>
    </w:p>
    <w:p w14:paraId="69D262A3" w14:textId="1A1B56B1" w:rsidR="00223EB5" w:rsidRDefault="56F0A218" w:rsidP="0007390E">
      <w:pPr>
        <w:spacing w:after="120" w:line="360" w:lineRule="auto"/>
        <w:jc w:val="both"/>
      </w:pPr>
      <w:r>
        <w:t>Scaling</w:t>
      </w:r>
      <w:r w:rsidR="12132180">
        <w:t xml:space="preserve"> deliberation</w:t>
      </w:r>
      <w:r>
        <w:t xml:space="preserve"> introduces </w:t>
      </w:r>
      <w:r w:rsidR="2519660F">
        <w:t>important design tensions such as</w:t>
      </w:r>
      <w:r>
        <w:t xml:space="preserve"> </w:t>
      </w:r>
      <w:r w:rsidR="2519660F">
        <w:t>tension</w:t>
      </w:r>
      <w:ins w:id="0" w:author="Maurice Flechtner" w:date="2026-05-28T10:15:00Z" w16du:dateUtc="2026-05-28T08:15:00Z">
        <w:r w:rsidR="006D5BC8">
          <w:t>s</w:t>
        </w:r>
      </w:ins>
      <w:r w:rsidR="2519660F">
        <w:t xml:space="preserve"> between </w:t>
      </w:r>
      <w:r>
        <w:t>quality</w:t>
      </w:r>
      <w:r w:rsidR="00722DBF">
        <w:t xml:space="preserve"> of the interaction</w:t>
      </w:r>
      <w:r>
        <w:t xml:space="preserve"> </w:t>
      </w:r>
      <w:r w:rsidR="2519660F">
        <w:t>and</w:t>
      </w:r>
      <w:r>
        <w:t xml:space="preserve"> size</w:t>
      </w:r>
      <w:r w:rsidR="2519660F">
        <w:t xml:space="preserve"> </w:t>
      </w:r>
      <w:r>
        <w:fldChar w:fldCharType="begin"/>
      </w:r>
      <w:r w:rsidR="00A85867">
        <w:instrText xml:space="preserve"> ADDIN ZOTERO_ITEM CSL_CITATION {"citationID":"oFsZyGiI","properties":{"unsorted":false,"formattedCitation":"[24]","plainCitation":"[24]","noteIndex":0},"citationItems":[{"id":1930,"uris":["http://zotero.org/groups/5784389/items/JEJ46WS7"],"itemData":{"id":1930,"type":"article-journal","container-title":"Computer Supported Cooperative Work (CSCW)","DOI":"10.1007/s10606-012-9156-4","ISSN":"0925-9724, 1573-7551","issue":"4-5","journalAbbreviation":"Comput Supported Coop Work","language":"en","license":"http://www.springer.com/tdm","page":"449-473","source":"DOI.org (Crossref)","title":"Enabling Large-Scale Deliberation Using Attention-Mediation Metrics","URL":"http://link.springer.com/10.1007/s10606-012-9156-4","volume":"21","author":[{"family":"Klein","given":"Mark"}],"accessed":{"date-parts":[["2026",5,15]]},"issued":{"date-parts":[["2012",10]]}}}],"schema":"https://github.com/citation-style-language/schema/raw/master/csl-citation.json"} </w:instrText>
      </w:r>
      <w:r>
        <w:fldChar w:fldCharType="separate"/>
      </w:r>
      <w:r w:rsidR="00A85867" w:rsidRPr="00A85867">
        <w:t>[24]</w:t>
      </w:r>
      <w:r>
        <w:fldChar w:fldCharType="end"/>
      </w:r>
      <w:r w:rsidR="2519660F">
        <w:t>, consequentiality</w:t>
      </w:r>
      <w:r w:rsidR="03D65C0F">
        <w:t>, or the extent to which deliberation influences real decisions,</w:t>
      </w:r>
      <w:r w:rsidR="2519660F">
        <w:t xml:space="preserve"> and engagement </w:t>
      </w:r>
      <w:r>
        <w:fldChar w:fldCharType="begin"/>
      </w:r>
      <w:r w:rsidR="00A85867">
        <w:instrText xml:space="preserve"> ADDIN ZOTERO_ITEM CSL_CITATION {"citationID":"6xNjkjLv","properties":{"unsorted":false,"formattedCitation":"[6,14,30]","plainCitation":"[6,14,30]","noteIndex":0},"citationItems":[{"id":1309,"uris":["http://zotero.org/groups/6048707/items/BK22YNSI"],"itemData":{"id":1309,"type":"article-journal","container-title":"Journal of Political Economy","issue":"2","page":"135-150","title":"An Economic Theory of Political Action in a Democracy","URL":"https://www.jstor.org/stable/1827369","volume":"65","author":[{"family":"Downs","given":"Anthony"}],"issued":{"date-parts":[["1957"]]}}},{"id":1959,"uris":["http://zotero.org/groups/5784389/items/QEWKAG2P"],"itemData":{"id":1959,"type":"manuscript","publisher":"University of Zurich","publisher-place":"Zurich","title":"Upscaling Deliberation Under Constraint: From Normative Principles to Socio-Technical Design","author":[{"family":"Flechtner","given":"Maurice"},{"family":"Veri","given":"Francesco"}],"issued":{"date-parts":[["2026"]]}}},{"id":1931,"uris":["http://zotero.org/groups/5784389/items/7XBLAJA4"],"itemData":{"id":1931,"type":"article-journal","abstract":"Group efficacy is an emerging construct that has great potential for small group performance. Several studies have linked group efficacy to increased productivity. However, few studies have examined the relationship between group efficacy and other group variables that contribute to long-term group productivity. This study addresses the relationship between group efficacy and other group variables. Specifically, it examines the relationships between group efficacy and group viability, personal learning and development, satisfaction with leadership opportunities, and the ability to work independently within the group. Results suggest that group efficacy has a beneficial effect on group dynamics and overall group effectiveness. Groups with higher levels of group efficacy rated higher on group viability, learning and self-development while within the group, and opportunities for individual autonomy. Group efficacy was not found to have an impact on satisfaction with leadership opportunities. Implications of these findings and suggestions for future research are addressed.","container-title":"Small Group Research","DOI":"10.1177/1046496402239576","ISSN":"1046-4964, 1552-8278","issue":"1","journalAbbreviation":"Small Group Research","language":"en","license":"https://journals.sagepub.com/page/policies/text-and-data-mining-license","page":"20-42","source":"DOI.org (Crossref)","title":"Group Efficacy And Group Effectiveness: The Effects of Group Efficacy Over Time on Group Performance and Development","title-short":"Group Efficacy And Group Effectiveness","URL":"https://journals.sagepub.com/doi/10.1177/1046496402239576","volume":"34","author":[{"family":"Pescosolido","given":"Anthony T."}],"accessed":{"date-parts":[["2026",5,15]]},"issued":{"date-parts":[["2003",2]]}}}],"schema":"https://github.com/citation-style-language/schema/raw/master/csl-citation.json"} </w:instrText>
      </w:r>
      <w:r>
        <w:fldChar w:fldCharType="separate"/>
      </w:r>
      <w:r w:rsidR="00A85867" w:rsidRPr="00A85867">
        <w:t>[6,14,30]</w:t>
      </w:r>
      <w:r>
        <w:fldChar w:fldCharType="end"/>
      </w:r>
      <w:r w:rsidR="005206A3">
        <w:t>.</w:t>
      </w:r>
      <w:r w:rsidR="00722DBF">
        <w:t xml:space="preserve"> </w:t>
      </w:r>
      <w:r w:rsidR="0007390E" w:rsidRPr="0007390E">
        <w:t>Yet, while AI-supported tools can help manage some of these challenges by structuring contributions, monitoring participation balance, or synthesising large volumes of input, achieving high-quality deliberative outcomes ultimately depends on how deliberative processes themselves are reimagined, designed, and organised.</w:t>
      </w:r>
      <w:r w:rsidR="0007390E">
        <w:t xml:space="preserve"> </w:t>
      </w:r>
      <w:r w:rsidR="64193247" w:rsidRPr="4020F58F">
        <w:t xml:space="preserve">Empirical studies on mini-publics show that procedural configurations such as group-building activities, </w:t>
      </w:r>
      <w:r w:rsidR="64193247" w:rsidRPr="4020F58F">
        <w:lastRenderedPageBreak/>
        <w:t xml:space="preserve">deliberation duration, voting procedures, and participant composition can significantly affect the quality of deliberative reasoning and collective sense-making </w:t>
      </w:r>
      <w:r w:rsidR="005206A3">
        <w:fldChar w:fldCharType="begin"/>
      </w:r>
      <w:r w:rsidR="00A85867">
        <w:instrText xml:space="preserve"> ADDIN ZOTERO_ITEM CSL_CITATION {"citationID":"lsHl8Z7N","properties":{"unsorted":false,"formattedCitation":"[37]","plainCitation":"[37]","noteIndex":0},"citationItems":[{"id":70,"uris":["http://zotero.org/users/16118359/items/DSUQRAUM"],"itemData":{"id":70,"type":"article-journal","abstract":"AbstractIn exploring deliberative dynamics within mini-publics, it has been observed that initial group-building activities play a crucial role in enhancing deliberative reasoning. However, the influence of liberal democratic practices such as voting mechanisms and the inclusion of strategic or representative stakeholders, on deliberative processes is not well understood. This study undertakes a comparative configurational meta-analysis (CCMA) of 22 minipublics to investigate how these liberal democratic elements influence deliberative reasoning. Results indicate that participants’ deliberative reasoning is significantly enhanced in contexts where initial group activities are coupled with prolonged periods of deliberation and where voting is minimised or absent. In contrast, the presence of voting mechanisms, strategic stakeholder involvement, and a high impact of minipublics on decision-making processes are associated with weaker, negative, or stable participant deliberative reasoning. These findings contribute to the broader discourse on the integration of deliberative and non-deliberative components within minipublics, highlighting the potential negative impact of strategic behaviour on the quality of deliberation.","container-title":"European Political Science Review","DOI":"10.1017/s1755773925000050","ISSN":"1755-7739, 1755-7747","issue":"3","journalAbbreviation":"Eur. Pol. Sci. Rev.","language":"en","license":"https://creativecommons.org/licenses/by/4.0/","page":"530-540","publisher":"Cambridge University Press (CUP)","source":"Crossref","title":"Deliberative reason and the effect of minipublic configurations","URL":"https://www.cambridge.org/core/product/identifier/S1755773925000050/type/journal_article","volume":"17","author":[{"family":"Veri","given":"Francesco"},{"family":"Niemeyer","given":"Simon"}],"accessed":{"date-parts":[["2025",7,12]]},"issued":{"date-parts":[["2025",8]]}}}],"schema":"https://github.com/citation-style-language/schema/raw/master/csl-citation.json"} </w:instrText>
      </w:r>
      <w:r w:rsidR="005206A3">
        <w:fldChar w:fldCharType="separate"/>
      </w:r>
      <w:r w:rsidR="00A85867" w:rsidRPr="00A85867">
        <w:t>[37]</w:t>
      </w:r>
      <w:r w:rsidR="005206A3">
        <w:fldChar w:fldCharType="end"/>
      </w:r>
      <w:r w:rsidR="64193247" w:rsidRPr="4020F58F">
        <w:t>.</w:t>
      </w:r>
    </w:p>
    <w:p w14:paraId="471EEC25" w14:textId="18A440A2" w:rsidR="00223EB5" w:rsidRPr="00A77F8B" w:rsidRDefault="1B5F474B" w:rsidP="0007390E">
      <w:pPr>
        <w:spacing w:after="120" w:line="360" w:lineRule="auto"/>
        <w:jc w:val="both"/>
      </w:pPr>
      <w:r w:rsidRPr="00A77F8B">
        <w:t>P</w:t>
      </w:r>
      <w:r w:rsidR="56F0A218" w:rsidRPr="00A77F8B">
        <w:t>ractitioners designing large-scale deliberative processes</w:t>
      </w:r>
      <w:r w:rsidR="6DAAA87E" w:rsidRPr="00A77F8B">
        <w:t xml:space="preserve"> generally</w:t>
      </w:r>
      <w:r w:rsidR="56F0A218" w:rsidRPr="00A77F8B">
        <w:t xml:space="preserve"> lack </w:t>
      </w:r>
      <w:r w:rsidR="3FDD798F" w:rsidRPr="00A77F8B">
        <w:t>support to</w:t>
      </w:r>
      <w:r w:rsidR="6A9552E3" w:rsidRPr="00A77F8B">
        <w:t xml:space="preserve"> translate principles into operational decisions under real-world constraints, despite a growing body of normative theory and empirical evidence on deliberative processes </w:t>
      </w:r>
      <w:r w:rsidRPr="00A77F8B">
        <w:fldChar w:fldCharType="begin"/>
      </w:r>
      <w:r w:rsidRPr="00A77F8B">
        <w:instrText xml:space="preserve"> ADDIN ZOTERO_ITEM CSL_CITATION {"citationID":"20Q7whlc","properties":{"unsorted":false,"formattedCitation":"[5]","plainCitation":"[5]","noteIndex":0},"citationItems":[{"id":435,"uris":["http://zotero.org/groups/5784389/items/IQAY4KFZ"],"itemData":{"id":435,"type":"article-journal","abstract":"This essay reflects on the development of the field of deliberative democracy by discussing twelve key findings that capture a number of resolved issues in normative theory, conceptual clarification, and associated empirical results. We argue that these findings deserve to be more widely recognized and viewed as a foundation for future practice and research. We draw on our own research and that of others in the field.","container-title":"Daedalus","ISSN":"0011-5266","issue":"3","page":"28-38","publisher":"[American Academy of Arts &amp; Sciences, The MIT Press]","source":"JSTOR","title":"Twelve Key Findings in Deliberative Democracy Research","URL":"https://www.jstor.org/stable/48563094","volume":"146","author":[{"family":"Curato","given":"Nicole"},{"family":"Dryzek","given":"John S."},{"family":"Ercan","given":"Selen A."},{"family":"Hendriks","given":"Carolyn M."},{"family":"Niemeyer","given":"Simon"}],"accessed":{"date-parts":[["2025",1,11]]},"issued":{"date-parts":[["2017"]]}}}],"schema":"https://github.com/citation-style-language/schema/raw/master/csl-citation.json"} </w:instrText>
      </w:r>
      <w:r w:rsidRPr="00A77F8B">
        <w:fldChar w:fldCharType="separate"/>
      </w:r>
      <w:r w:rsidR="6A9552E3" w:rsidRPr="00A77F8B">
        <w:t>[5]</w:t>
      </w:r>
      <w:r w:rsidRPr="00A77F8B">
        <w:fldChar w:fldCharType="end"/>
      </w:r>
      <w:r w:rsidR="6A9552E3" w:rsidRPr="00A77F8B">
        <w:t>.</w:t>
      </w:r>
      <w:r w:rsidR="01C02579" w:rsidRPr="00A77F8B">
        <w:t xml:space="preserve"> Available guidance risks being too abstract, with deliberation discussed mainly at the theoretical level and with limited connection to practice,</w:t>
      </w:r>
      <w:ins w:id="1" w:author="Maurice Flechtner" w:date="2026-05-28T10:17:00Z" w16du:dateUtc="2026-05-28T08:17:00Z">
        <w:r w:rsidR="006D5BC8">
          <w:t xml:space="preserve"> but can also be</w:t>
        </w:r>
      </w:ins>
      <w:r w:rsidR="01C02579" w:rsidRPr="00A77F8B">
        <w:t xml:space="preserve"> too context-specific, as in individual case reports that are difficult to generalise, or too technology-driven,</w:t>
      </w:r>
      <w:ins w:id="2" w:author="Maurice Flechtner" w:date="2026-05-28T10:18:00Z" w16du:dateUtc="2026-05-28T08:18:00Z">
        <w:r w:rsidR="006D5BC8">
          <w:t xml:space="preserve"> e.g. when</w:t>
        </w:r>
      </w:ins>
      <w:r w:rsidR="01C02579" w:rsidRPr="00A77F8B">
        <w:t xml:space="preserve"> focusing on platform functionalities without clear normative foundations.</w:t>
      </w:r>
    </w:p>
    <w:p w14:paraId="5B59A2CA" w14:textId="77777777" w:rsidR="0007390E" w:rsidRPr="0007390E" w:rsidRDefault="56F0A218" w:rsidP="0007390E">
      <w:pPr>
        <w:spacing w:after="120" w:line="360" w:lineRule="auto"/>
        <w:jc w:val="both"/>
      </w:pPr>
      <w:r w:rsidRPr="00A77F8B">
        <w:t xml:space="preserve">We address this gap with the </w:t>
      </w:r>
      <w:r w:rsidRPr="00A77F8B">
        <w:rPr>
          <w:i/>
          <w:iCs/>
        </w:rPr>
        <w:t xml:space="preserve">Deliberative Process Design Tool </w:t>
      </w:r>
      <w:r w:rsidRPr="00A77F8B">
        <w:t>(DPDT)</w:t>
      </w:r>
      <w:r w:rsidRPr="00A77F8B">
        <w:rPr>
          <w:i/>
          <w:iCs/>
        </w:rPr>
        <w:t>,</w:t>
      </w:r>
      <w:r w:rsidRPr="00A77F8B">
        <w:t xml:space="preserve"> </w:t>
      </w:r>
      <w:r w:rsidR="00A77F8B" w:rsidRPr="00A77F8B">
        <w:t xml:space="preserve">an interactive, constraint-driven recommendation engine that connects normative principles to operational design through a traceable multi-criteria decision pipeline. </w:t>
      </w:r>
      <w:r w:rsidR="0007390E" w:rsidRPr="0007390E">
        <w:t xml:space="preserve">Rather than treating deliberative principles as abstract ideals or technologies as isolated features, the DPDT links </w:t>
      </w:r>
      <w:r w:rsidR="0007390E">
        <w:t>real-world</w:t>
      </w:r>
      <w:r w:rsidR="0007390E" w:rsidRPr="0007390E">
        <w:t xml:space="preserve"> constraints and design tensions to concrete deliberative process configurations.</w:t>
      </w:r>
      <w:r w:rsidR="0007390E">
        <w:t xml:space="preserve"> </w:t>
      </w:r>
      <w:r w:rsidR="0007390E" w:rsidRPr="0007390E">
        <w:t>Through the DPDT, practitioners specify contextual constraints, and the tool generates ranked deliberative designs with full traceability from normative priorities to scaling strategies and stage-specific process features.</w:t>
      </w:r>
    </w:p>
    <w:p w14:paraId="73509496" w14:textId="18C6FB3F" w:rsidR="00A77F8B" w:rsidRPr="00A77F8B" w:rsidRDefault="00A77F8B" w:rsidP="0007390E">
      <w:pPr>
        <w:spacing w:after="120" w:line="360" w:lineRule="auto"/>
        <w:jc w:val="both"/>
      </w:pPr>
    </w:p>
    <w:p w14:paraId="0D2FB1FC" w14:textId="150F3FCC" w:rsidR="00A77F8B" w:rsidRDefault="00A77F8B" w:rsidP="0007390E">
      <w:pPr>
        <w:spacing w:after="120" w:line="360" w:lineRule="auto"/>
        <w:jc w:val="both"/>
      </w:pPr>
      <w:r w:rsidRPr="00A77F8B">
        <w:t>The DPDT makes three main contributions.</w:t>
      </w:r>
      <w:r w:rsidR="0007390E" w:rsidRPr="0007390E">
        <w:t xml:space="preserve"> First, it formalises the operationalisation gap between deliberative theory and practitioner action through a traceable constraint–strategy pipeline linking normative trade-offs to concrete design features.</w:t>
      </w:r>
      <w:r w:rsidR="0007390E">
        <w:t xml:space="preserve"> </w:t>
      </w:r>
      <w:r w:rsidRPr="00A77F8B">
        <w:t xml:space="preserve">This moves beyond existing approaches that either remain at the level of principle catalogues or focus narrowly on technological functionalities without integrating procedural design logic. </w:t>
      </w:r>
      <w:r w:rsidR="0007390E" w:rsidRPr="0007390E">
        <w:t>Second, the DPDT integrates process design with socio-technical risk assessment through a risk framework that helps practitioners anticipate and mitigate challenges associated with specific AI tools and deliberative configurations.</w:t>
      </w:r>
      <w:r w:rsidR="0007390E">
        <w:t xml:space="preserve"> </w:t>
      </w:r>
      <w:r w:rsidRPr="00A77F8B">
        <w:t>Third, the DPDT is implemented as a deployable open-source decision-support application rather than a purely conceptual framework, enabling practitioners to generate exportable and institutionally documented deliberative process recommendations. In doing so, the tool makes the deliberative design space more legible, transparent, auditable, and improvable for non-specialist practitioners and public authorities.</w:t>
      </w:r>
    </w:p>
    <w:p w14:paraId="76DF9407" w14:textId="77777777" w:rsidR="000B5778" w:rsidRDefault="000B5778" w:rsidP="0007390E">
      <w:pPr>
        <w:spacing w:after="120" w:line="360" w:lineRule="auto"/>
        <w:jc w:val="both"/>
      </w:pPr>
    </w:p>
    <w:p w14:paraId="12207D92" w14:textId="2DBD4F60" w:rsidR="00223EB5" w:rsidRPr="000B5778" w:rsidRDefault="792BB232" w:rsidP="0007390E">
      <w:pPr>
        <w:pStyle w:val="Heading1"/>
        <w:spacing w:before="0" w:line="360" w:lineRule="auto"/>
      </w:pPr>
      <w:r>
        <w:t xml:space="preserve">2. </w:t>
      </w:r>
      <w:r w:rsidR="782D3964">
        <w:t>Deliberative Principles and Processes</w:t>
      </w:r>
    </w:p>
    <w:p w14:paraId="6AD32FBD" w14:textId="20275636" w:rsidR="00223EB5" w:rsidRDefault="5736C744">
      <w:pPr>
        <w:spacing w:before="240" w:after="240" w:line="360" w:lineRule="auto"/>
        <w:jc w:val="both"/>
        <w:pPrChange w:id="3" w:author="Maurice Flechtner" w:date="2026-05-28T10:20:00Z" w16du:dateUtc="2026-05-28T08:20:00Z">
          <w:pPr>
            <w:spacing w:before="240" w:after="240" w:line="360" w:lineRule="auto"/>
          </w:pPr>
        </w:pPrChange>
      </w:pPr>
      <w:r>
        <w:t xml:space="preserve">Deliberative democracy is a political theory centred on public discussion and grounded in Habermasian principles of communicative discourse </w:t>
      </w:r>
      <w:r w:rsidR="00411305">
        <w:fldChar w:fldCharType="begin"/>
      </w:r>
      <w:r w:rsidR="00A85867">
        <w:instrText xml:space="preserve"> ADDIN ZOTERO_ITEM CSL_CITATION {"citationID":"9sWSa4h2","properties":{"unsorted":false,"formattedCitation":"[7,21]","plainCitation":"[7,21]","noteIndex":0},"citationItems":[{"id":397,"uris":["http://zotero.org/groups/5784389/items/UGVZDRW4"],"itemData":{"id":397,"type":"chapter","container-title":"Deliberation, participation and democracy: Can the people govern?","publisher":"Palgrave Macmillian","title":"Theory, evidence, and the tasks of deliberation.","author":[{"family":"Dryzek","given":"John"}],"issued":{"date-parts":[["2007"]]}}},{"id":1832,"uris":["http://zotero.org/groups/5784389/items/IJMAQMCM"],"itemData":{"id":1832,"type":"book","DOI":"10.7551/mitpress/1564.001.0001","ISBN":"978-0-262-27454-8","language":"en","publisher":"The MIT Press","source":"DOI.org (Crossref)","title":"Between Facts and Norms: Contributions to a Discourse Theory of Law and Democracy","title-short":"Between Facts and Norms","URL":"https://direct.mit.edu/books/book/1978/between-facts-and-normscontributions-to-a","author":[{"family":"Habermas","given":"Jürgen"}],"accessed":{"date-parts":[["2026",5,6]]},"issued":{"date-parts":[["1996"]]}}}],"schema":"https://github.com/citation-style-language/schema/raw/master/csl-citation.json"} </w:instrText>
      </w:r>
      <w:r w:rsidR="00411305">
        <w:fldChar w:fldCharType="separate"/>
      </w:r>
      <w:r w:rsidR="00A85867" w:rsidRPr="00A85867">
        <w:t>[7,21]</w:t>
      </w:r>
      <w:r w:rsidR="00411305">
        <w:fldChar w:fldCharType="end"/>
      </w:r>
      <w:r w:rsidR="76FD5BEA">
        <w:t xml:space="preserve">. </w:t>
      </w:r>
      <w:r w:rsidR="7D2325A3">
        <w:t>Deliberative</w:t>
      </w:r>
      <w:r>
        <w:t xml:space="preserve"> theory assumes that democratic legitimacy emerges  from processes in which citizens exchange arguments, consider alternative perspectives, and justify collective decisions through reason-giving </w:t>
      </w:r>
      <w:r w:rsidR="00411305">
        <w:fldChar w:fldCharType="begin"/>
      </w:r>
      <w:r w:rsidR="00411305">
        <w:instrText xml:space="preserve"> ADDIN ZOTERO_ITEM CSL_CITATION {"citationID":"li9ijWzl","properties":{"unsorted":false,"formattedCitation":"[2]","plainCitation":"[2]","noteIndex":0},"citationItems":[{"id":1869,"uris":["http://zotero.org/groups/5784389/items/WPZDLYWJ"],"itemData":{"id":1869,"type":"book","abstract":"Abstract\n            Deliberative democracy has been the main game in contemporary political theory for two decades and has grown enormously in size and importance in political science and many other disciplines, and in political practice. The Oxford Handbook of Deliberative Democracy takes stock of deliberative democracy as a research field, as well as exploring and creating links with multiple disciplines and policy practice around the globe. It provides a concise history of deliberative ideals in political thought while also discussing their philosophical origins. It locates deliberation in a political system with different spaces, publics, and venues, including parliament and courts but also governance networks, protests, mini-publics, old and new media, and everyday talk. It documents the intersections of deliberative ideals with contemporary political theory, involving epistemology, representation, constitutionalism, justice, and multiculturalism. It explores the intersections of deliberative democracy with major research fields in the social sciences and law, including social and rational choice theory, communications, psychology, sociology, international relations, framing approaches, policy analysis, planning, democratization, and methodology. It engages with practical applications, mapping deliberation as a reform movement and as a device for conflict resolution. It documents the practice and study of deliberative democracy around the world, in Asia, Latin America, Africa, Europe, and global governance. And it provides reflections on the field by pioneering thinkers.","DOI":"10.1093/oxfordhb/9780198747369.001.0001","edition":"1","ISBN":"978-0-19-874736-9","language":"en","publisher":"Oxford University Press","source":"DOI.org (Crossref)","title":"The Oxford Handbook of Deliberative Democracy","URL":"https://academic.oup.com/edited-volume/28086","editor":[{"family":"Bächtiger","given":"Andre"},{"family":"Dryzek","given":"John S."},{"family":"Mansbridge","given":"Jane"},{"family":"Warren","given":"Mark D."}],"accessed":{"date-parts":[["2026",5,6]]},"issued":{"date-parts":[["2018",9,6]]}}}],"schema":"https://github.com/citation-style-language/schema/raw/master/csl-citation.json"} </w:instrText>
      </w:r>
      <w:r w:rsidR="00411305">
        <w:fldChar w:fldCharType="separate"/>
      </w:r>
      <w:r w:rsidR="5A3A4345">
        <w:t>[2]</w:t>
      </w:r>
      <w:r w:rsidR="00411305">
        <w:fldChar w:fldCharType="end"/>
      </w:r>
      <w:r>
        <w:t xml:space="preserve">. </w:t>
      </w:r>
      <w:r w:rsidR="085C1B4C">
        <w:t>S</w:t>
      </w:r>
      <w:r>
        <w:t>everal principles are consistently identified as central to high-quality deliberation</w:t>
      </w:r>
      <w:r w:rsidR="0007390E">
        <w:t xml:space="preserve">: </w:t>
      </w:r>
      <w:r w:rsidR="0007390E">
        <w:rPr>
          <w:i/>
          <w:iCs/>
        </w:rPr>
        <w:t>e</w:t>
      </w:r>
      <w:r w:rsidRPr="4020F58F">
        <w:rPr>
          <w:i/>
          <w:iCs/>
        </w:rPr>
        <w:t>quality</w:t>
      </w:r>
      <w:r>
        <w:t>, understood as equal standing and voice among participants</w:t>
      </w:r>
      <w:r w:rsidR="44311767">
        <w:t>, helps to prevent domination and ensure balanced participation</w:t>
      </w:r>
      <w:r>
        <w:t xml:space="preserve"> </w:t>
      </w:r>
      <w:r w:rsidR="00411305">
        <w:fldChar w:fldCharType="begin"/>
      </w:r>
      <w:r w:rsidR="005206A3">
        <w:instrText xml:space="preserve"> ADDIN ZOTERO_ITEM CSL_CITATION {"citationID":"thOtNNjl","properties":{"unsorted":false,"formattedCitation":"[15]","plainCitation":"[15]","noteIndex":0},"citationItems":[{"id":1932,"uris":["http://zotero.org/groups/5784389/items/LBSVB8KU"],"itemData":{"id":1932,"type":"article-journal","abstract":"Deliberative democracy is a revolutionary political ideal that requires fundamental changes in political institutions, bases of collective decision making, and the distribution of resources. Perhaps because of its revolutionary character, accounts of deliberation in political theory thus far have offered little guidance for actors in actually-existing democratic circumstances. This article develops an ethical account of deliberative democratic action under imperfectly just conditions characterized by material and political inequality and failures of reciprocity. Under such conditions, appropriate principles of action can resolve the tension between deliberation and confrontational political activism. The logic of this account parallels the justification for civil disobedience: the extent of permissible deviation from deliberative norms increases according to the adversity of political circumstances. This ethical account is composed of principles of deliberative activism, applications of those principles to four kinds of increasing unfavorable circumstances, and a menu of institutional and political strategies that increase deliberative inclusion and equality.","container-title":"Political Theory","DOI":"10.1177/0090591704271990","ISSN":"0090-5917, 1552-7476","issue":"3","journalAbbreviation":"Political Theory","language":"en","license":"https://journals.sagepub.com/page/policies/text-and-data-mining-license","page":"397-419","source":"DOI.org (Crossref)","title":"Deliberation before the Revolution: Toward an Ethics of Deliberative Democracy in an Unjust World","title-short":"Deliberation before the Revolution","URL":"https://journals.sagepub.com/doi/10.1177/0090591704271990","volume":"33","author":[{"family":"Fung","given":"Archon"}],"accessed":{"date-parts":[["2026",5,15]]},"issued":{"date-parts":[["2005",6]]}}}],"schema":"https://github.com/citation-style-language/schema/raw/master/csl-citation.json"} </w:instrText>
      </w:r>
      <w:r w:rsidR="00411305">
        <w:fldChar w:fldCharType="separate"/>
      </w:r>
      <w:r w:rsidR="005206A3" w:rsidRPr="005206A3">
        <w:t>[15]</w:t>
      </w:r>
      <w:r w:rsidR="00411305">
        <w:fldChar w:fldCharType="end"/>
      </w:r>
      <w:r w:rsidR="5BBD4FD5">
        <w:t>;</w:t>
      </w:r>
      <w:r>
        <w:t xml:space="preserve"> </w:t>
      </w:r>
      <w:r w:rsidRPr="4020F58F">
        <w:rPr>
          <w:i/>
          <w:iCs/>
        </w:rPr>
        <w:t xml:space="preserve">inclusion, </w:t>
      </w:r>
      <w:r>
        <w:t>referring to the presence of diverse and marginalised perspectives</w:t>
      </w:r>
      <w:r w:rsidR="5E9367E7">
        <w:t>, thereby broadening representativeness and epistemic diversity</w:t>
      </w:r>
      <w:r w:rsidRPr="4020F58F">
        <w:rPr>
          <w:i/>
          <w:iCs/>
        </w:rPr>
        <w:t xml:space="preserve"> </w:t>
      </w:r>
      <w:r w:rsidR="00411305">
        <w:fldChar w:fldCharType="begin"/>
      </w:r>
      <w:r w:rsidR="005206A3">
        <w:instrText xml:space="preserve"> ADDIN ZOTERO_ITEM CSL_CITATION {"citationID":"YcOvhvEF","properties":{"unsorted":false,"formattedCitation":"[15]","plainCitation":"[15]","noteIndex":0},"citationItems":[{"id":1932,"uris":["http://zotero.org/groups/5784389/items/LBSVB8KU"],"itemData":{"id":1932,"type":"article-journal","abstract":"Deliberative democracy is a revolutionary political ideal that requires fundamental changes in political institutions, bases of collective decision making, and the distribution of resources. Perhaps because of its revolutionary character, accounts of deliberation in political theory thus far have offered little guidance for actors in actually-existing democratic circumstances. This article develops an ethical account of deliberative democratic action under imperfectly just conditions characterized by material and political inequality and failures of reciprocity. Under such conditions, appropriate principles of action can resolve the tension between deliberation and confrontational political activism. The logic of this account parallels the justification for civil disobedience: the extent of permissible deviation from deliberative norms increases according to the adversity of political circumstances. This ethical account is composed of principles of deliberative activism, applications of those principles to four kinds of increasing unfavorable circumstances, and a menu of institutional and political strategies that increase deliberative inclusion and equality.","container-title":"Political Theory","DOI":"10.1177/0090591704271990","ISSN":"0090-5917, 1552-7476","issue":"3","journalAbbreviation":"Political Theory","language":"en","license":"https://journals.sagepub.com/page/policies/text-and-data-mining-license","page":"397-419","source":"DOI.org (Crossref)","title":"Deliberation before the Revolution: Toward an Ethics of Deliberative Democracy in an Unjust World","title-short":"Deliberation before the Revolution","URL":"https://journals.sagepub.com/doi/10.1177/0090591704271990","volume":"33","author":[{"family":"Fung","given":"Archon"}],"accessed":{"date-parts":[["2026",5,15]]},"issued":{"date-parts":[["2005",6]]}}}],"schema":"https://github.com/citation-style-language/schema/raw/master/csl-citation.json"} </w:instrText>
      </w:r>
      <w:r w:rsidR="00411305">
        <w:fldChar w:fldCharType="separate"/>
      </w:r>
      <w:r w:rsidR="005206A3" w:rsidRPr="005206A3">
        <w:t>[15]</w:t>
      </w:r>
      <w:r w:rsidR="00411305">
        <w:fldChar w:fldCharType="end"/>
      </w:r>
      <w:r w:rsidR="0DF34D68">
        <w:t>;</w:t>
      </w:r>
      <w:r>
        <w:t xml:space="preserve"> </w:t>
      </w:r>
      <w:r w:rsidRPr="4020F58F">
        <w:rPr>
          <w:i/>
          <w:iCs/>
        </w:rPr>
        <w:t>plurality</w:t>
      </w:r>
      <w:r>
        <w:t>, namely the diversity of arguments, experiences, and discourses represented within the process</w:t>
      </w:r>
      <w:r w:rsidR="5FFFA59A">
        <w:t>, supporting exposure to competing viewpoints and reducing consensus bias</w:t>
      </w:r>
      <w:r>
        <w:t xml:space="preserve"> </w:t>
      </w:r>
      <w:r w:rsidR="00411305">
        <w:fldChar w:fldCharType="begin"/>
      </w:r>
      <w:r w:rsidR="005206A3">
        <w:instrText xml:space="preserve"> ADDIN ZOTERO_ITEM CSL_CITATION {"citationID":"PY0I1qOm","properties":{"unsorted":false,"formattedCitation":"[10,11]","plainCitation":"[10,11]","noteIndex":0},"citationItems":[{"id":1807,"uris":["http://zotero.org/groups/5784389/items/FHKKB8Y6"],"itemData":{"id":1807,"type":"article-journal","abstract":"While consensus is often taken to be the ideal way to secure political legitimacy, a more robust pluralism has many defenders too. We attempt to reconcile arguments for pluralism and consensus. Pluralism ought to be accepted and valued at the simple level of values, beliefs, and preferences. Pluralism at this level can nevertheless coexist with normative, epistemic, and/or preference meta‐consensus, all of which have qualities that should attract even pluralists. However, close attention must be paid to the content of meta‐consensus and the conditions of its production or discovery.","container-title":"American Journal of Political Science","DOI":"10.1111/j.1540-5907.2006.00206.x","ISSN":"0092-5853, 1540-5907","issue":"3","journalAbbreviation":"American J Political Sci","language":"en","page":"634-649","source":"DOI.org (Crossref)","title":"Reconciling Pluralism and Consensus as Political Ideals","URL":"https://onlinelibrary.wiley.com/doi/10.1111/j.1540-5907.2006.00206.x","volume":"50","author":[{"family":"Dryzek","given":"John S."},{"family":"Niemeyer","given":"Simon"}],"accessed":{"date-parts":[["2026",5,6]]},"issued":{"date-parts":[["2006",7]]}}},{"id":1786,"uris":["http://zotero.org/groups/5784389/items/FU4KW5ZH"],"itemData":{"id":1786,"type":"chapter","abstract":"Abstract\n            Recently, some normative approaches to democracy have emphasized its actual or aspirational epistemic value—a tendency to make good or correct decisions. While some accounts explain how such value might arise in a broadly statistical and probabilistic way, other accounts emphasize ways in which interpersonal political deliberation might have epistemic value of the right kind. Epistemic democratic deliberation plays a role in some traditional approaches, but it has been more prominent in recent decades. In this chapter we explain and discuss approaches which consider mechanisms by which democratic deliberation might have epistemic value, and also approaches which focus on the role that such a hypothesized epistemic value might play in an account of the authority or justification of democratic arrangements.","container-title":"The Oxford Handbook of Deliberative Democracy","DOI":"10.1093/oxfordhb/9780198747369.013.26","edition":"1","ISBN":"978-0-19-874736-9","language":"en","page":"113-131","publisher":"Oxford University Press","source":"DOI.org (Crossref)","title":"The Epistemic Value of Democratic Deliberation","URL":"https://academic.oup.com/edited-volume/28086/chapter/212134018","editor":[{"family":"Bächtiger","given":"Andre"},{"family":"Dryzek","given":"John S."},{"family":"Mansbridge","given":"Jane"},{"family":"Warren","given":"Mark D."}],"author":[{"family":"Estlund","given":"David"},{"family":"Landemore","given":"Hélène"}],"accessed":{"date-parts":[["2026",4,24]]},"issued":{"date-parts":[["2018",10,9]]}}}],"schema":"https://github.com/citation-style-language/schema/raw/master/csl-citation.json"} </w:instrText>
      </w:r>
      <w:r w:rsidR="00411305">
        <w:fldChar w:fldCharType="separate"/>
      </w:r>
      <w:r w:rsidR="005206A3" w:rsidRPr="005206A3">
        <w:t>[10,11]</w:t>
      </w:r>
      <w:r w:rsidR="00411305">
        <w:fldChar w:fldCharType="end"/>
      </w:r>
      <w:r w:rsidR="7FDDEE5B">
        <w:t>;</w:t>
      </w:r>
      <w:r>
        <w:t xml:space="preserve"> </w:t>
      </w:r>
      <w:r w:rsidRPr="4020F58F">
        <w:rPr>
          <w:i/>
          <w:iCs/>
        </w:rPr>
        <w:t>authenticity</w:t>
      </w:r>
      <w:r>
        <w:t xml:space="preserve"> involving sincerity, mutual respect, and non-coercive communication</w:t>
      </w:r>
      <w:r w:rsidR="0DB9274E">
        <w:t>, fostering trust and</w:t>
      </w:r>
      <w:del w:id="4" w:author="Maurice Flechtner" w:date="2026-05-28T10:22:00Z" w16du:dateUtc="2026-05-28T08:22:00Z">
        <w:r w:rsidR="0DB9274E" w:rsidDel="00DD419F">
          <w:delText xml:space="preserve"> </w:delText>
        </w:r>
      </w:del>
      <w:r w:rsidR="0E222453" w:rsidRPr="4020F58F">
        <w:t xml:space="preserve"> non-coercive</w:t>
      </w:r>
      <w:r w:rsidR="0DB9274E">
        <w:t xml:space="preserve"> exchange</w:t>
      </w:r>
      <w:r>
        <w:t xml:space="preserve"> </w:t>
      </w:r>
      <w:r w:rsidR="00411305">
        <w:fldChar w:fldCharType="begin"/>
      </w:r>
      <w:r w:rsidR="005206A3">
        <w:instrText xml:space="preserve"> ADDIN ZOTERO_ITEM CSL_CITATION {"citationID":"8i696Cyf","properties":{"unsorted":false,"formattedCitation":"[9]","plainCitation":"[9]","noteIndex":0},"citationItems":[{"id":1933,"uris":["http://zotero.org/groups/5784389/items/2U5TZW39"],"itemData":{"id":1933,"type":"article-journal","abstract":"Effective deliberation is central to democracy and so should enter any definition of democratization. However, the deliberative aspect now ubiquitous in the theory, practice, and promotion of democracy is generally missing in comparative studies of democratization. Deliberation capacity can be distributed in variable ways in the deliberative systems of states and other polities. A framework is described for locating and analyzing the contributions of its components and so evaluating the degree to which a polity’s deliberative system is authentic, inclusive, and consequential. An emphasis on deliberation reveals important determinants of democratic transition and consolidation, thereby providing substantial explanatory as well as evaluative and normative purchase.","container-title":"Comparative Political Studies","DOI":"10.1177/0010414009332129","ISSN":"0010-4140, 1552-3829","issue":"11","journalAbbreviation":"Comparative Political Studies","language":"en","license":"https://journals.sagepub.com/page/policies/text-and-data-mining-license","page":"1379-1402","source":"DOI.org (Crossref)","title":"Democratization as Deliberative Capacity Building","URL":"https://journals.sagepub.com/doi/10.1177/0010414009332129","volume":"42","author":[{"family":"Dryzek","given":"John S."}],"accessed":{"date-parts":[["2026",5,15]]},"issued":{"date-parts":[["2009",11]]}}}],"schema":"https://github.com/citation-style-language/schema/raw/master/csl-citation.json"} </w:instrText>
      </w:r>
      <w:r w:rsidR="00411305">
        <w:fldChar w:fldCharType="separate"/>
      </w:r>
      <w:r w:rsidR="005206A3" w:rsidRPr="005206A3">
        <w:t>[9]</w:t>
      </w:r>
      <w:r w:rsidR="00411305">
        <w:fldChar w:fldCharType="end"/>
      </w:r>
      <w:r w:rsidR="27F62842">
        <w:t>;</w:t>
      </w:r>
      <w:r>
        <w:t xml:space="preserve"> and </w:t>
      </w:r>
      <w:r w:rsidRPr="4020F58F">
        <w:rPr>
          <w:i/>
          <w:iCs/>
        </w:rPr>
        <w:t>reflection</w:t>
      </w:r>
      <w:r>
        <w:t xml:space="preserve"> referring to the capacity of </w:t>
      </w:r>
      <w:r>
        <w:lastRenderedPageBreak/>
        <w:t>participants to weigh arguments, reconsider preferences, and integrate competing reasons into more informed collective judgments</w:t>
      </w:r>
      <w:r w:rsidR="6B441BE7">
        <w:t>, thereby enabling learning and preference transformation</w:t>
      </w:r>
      <w:r>
        <w:t xml:space="preserve"> </w:t>
      </w:r>
      <w:r w:rsidR="00411305">
        <w:fldChar w:fldCharType="begin"/>
      </w:r>
      <w:r w:rsidR="00A85867">
        <w:instrText xml:space="preserve"> ADDIN ZOTERO_ITEM CSL_CITATION {"citationID":"VE0CGHT6","properties":{"unsorted":false,"formattedCitation":"[29]","plainCitation":"[29]","noteIndex":0},"citationItems":[{"id":1843,"uris":["http://zotero.org/groups/5784389/items/6LXIFQ49"],"itemData":{"id":1843,"type":"article-journal","abstract":"We show, against skeptics, that however latent it may be in everyday life, the ability to reason effectively about politics can readily be activated when conditions are right. We justify a definition of deliberative reason, then develop and apply a Deliberative Reason Index (DRI) to analysis of 19 deliberative forums. DRI increases over the course of deliberation in the vast majority of cases, but the extent of this increase depends upon enabling conditions. Group building that activates deliberative norms makes the biggest difference, particularly in enabling participants to cope with complexity. Without group building, complexity becomes more difficult to surmount, and planned direct impact on policy decisions may actually impede reasoning where complexity is high. Our findings have implications beyond forum design for the staging of political discourse in the wider public sphere.","container-title":"American Political Science Review","DOI":"10.1017/S0003055423000023","ISSN":"0003-0554, 1537-5943","issue":"1","journalAbbreviation":"Am Polit Sci Rev","language":"en","license":"http://creativecommons.org/licenses/by/4.0","page":"345-362","source":"DOI.org (Crossref)","title":"How Deliberation Happens: Enabling Deliberative Reason","title-short":"How Deliberation Happens","URL":"https://www.cambridge.org/core/product/identifier/S0003055423000023/type/journal_article","volume":"118","author":[{"family":"Niemeyer","given":"Simon"},{"family":"Veri","given":"Francesco"},{"family":"Dryzek","given":"John S."},{"family":"Bächtiger","given":"André"}],"accessed":{"date-parts":[["2026",5,6]]},"issued":{"date-parts":[["2024",2]]}}}],"schema":"https://github.com/citation-style-language/schema/raw/master/csl-citation.json"} </w:instrText>
      </w:r>
      <w:r w:rsidR="00411305">
        <w:fldChar w:fldCharType="separate"/>
      </w:r>
      <w:r w:rsidR="00A85867" w:rsidRPr="00A85867">
        <w:t>[29]</w:t>
      </w:r>
      <w:r w:rsidR="00411305">
        <w:fldChar w:fldCharType="end"/>
      </w:r>
      <w:r>
        <w:t xml:space="preserve">. </w:t>
      </w:r>
      <w:r w:rsidR="7C6EFB7C" w:rsidRPr="4020F58F">
        <w:t xml:space="preserve">These principles should not be understood as isolated dimensions, but as configurational and mutually dependent components of deliberation, as the strengthening or weakening of one principle frequently shapes the conditions under which others can be sustained, for example when authenticity and </w:t>
      </w:r>
      <w:del w:id="5" w:author="Maurice Flechtner" w:date="2026-05-28T10:23:00Z" w16du:dateUtc="2026-05-28T08:23:00Z">
        <w:r w:rsidR="7C6EFB7C" w:rsidRPr="4020F58F" w:rsidDel="00DD419F">
          <w:delText>non-coercive exchange</w:delText>
        </w:r>
      </w:del>
      <w:ins w:id="6" w:author="Maurice Flechtner" w:date="2026-05-28T10:23:00Z" w16du:dateUtc="2026-05-28T08:23:00Z">
        <w:r w:rsidR="00DD419F">
          <w:t>plurality</w:t>
        </w:r>
      </w:ins>
      <w:r w:rsidR="7C6EFB7C" w:rsidRPr="4020F58F">
        <w:t xml:space="preserve"> create the communicative conditions necessary for deeper reflection</w:t>
      </w:r>
      <w:r w:rsidR="00654BBC">
        <w:t xml:space="preserve"> </w:t>
      </w:r>
      <w:r w:rsidR="00654BBC">
        <w:fldChar w:fldCharType="begin"/>
      </w:r>
      <w:r w:rsidR="005206A3">
        <w:instrText xml:space="preserve"> ADDIN ZOTERO_ITEM CSL_CITATION {"citationID":"ahbKBNZJ","properties":{"unsorted":false,"formattedCitation":"[14]","plainCitation":"[14]","noteIndex":0},"citationItems":[{"id":1959,"uris":["http://zotero.org/groups/5784389/items/QEWKAG2P"],"itemData":{"id":1959,"type":"manuscript","publisher":"University of Zurich","publisher-place":"Zurich","title":"Upscaling Deliberation Under Constraint: From Normative Principles to Socio-Technical Design","author":[{"family":"Flechtner","given":"Maurice"},{"family":"Veri","given":"Francesco"}],"issued":{"date-parts":[["2026"]]}}}],"schema":"https://github.com/citation-style-language/schema/raw/master/csl-citation.json"} </w:instrText>
      </w:r>
      <w:r w:rsidR="00654BBC">
        <w:fldChar w:fldCharType="separate"/>
      </w:r>
      <w:r w:rsidR="005206A3" w:rsidRPr="005206A3">
        <w:t>[14]</w:t>
      </w:r>
      <w:r w:rsidR="00654BBC">
        <w:fldChar w:fldCharType="end"/>
      </w:r>
      <w:r w:rsidR="7C6EFB7C" w:rsidRPr="4020F58F">
        <w:t>.</w:t>
      </w:r>
    </w:p>
    <w:p w14:paraId="3ADB79C4" w14:textId="46A2D91E" w:rsidR="0007390E" w:rsidRDefault="279ED8D8" w:rsidP="006D5BC8">
      <w:pPr>
        <w:spacing w:after="120" w:line="360" w:lineRule="auto"/>
        <w:jc w:val="both"/>
      </w:pPr>
      <w:r>
        <w:t xml:space="preserve">Deliberation is also a practical endeavour in which theory-based principles are translated into standardised and operational deliberative processes </w:t>
      </w:r>
      <w:r w:rsidR="005665CB">
        <w:fldChar w:fldCharType="begin"/>
      </w:r>
      <w:r w:rsidR="00A85867">
        <w:instrText xml:space="preserve"> ADDIN ZOTERO_ITEM CSL_CITATION {"citationID":"3w0UsnUD","properties":{"unsorted":false,"formattedCitation":"[27]","plainCitation":"[27]","noteIndex":0},"citationItems":[{"id":1909,"uris":["http://zotero.org/groups/5784389/items/RYE6U2K8"],"itemData":{"id":1909,"type":"chapter","container-title":"De Gruyter Handbook of Citizens’ Assemblies","DOI":"10.1515/9783110758269-021","ISBN":"978-3-11-075826-9","license":"http://creativecommons.org/licenses/by-nc-nd/4.0","page":"257-270","publisher":"De Gruyter","source":"DOI.org (Crossref)","title":"19 Internal dynamics at work","URL":"https://www.degruyter.com/document/doi/10.1515/9783110758269-021/html","editor":[{"family":"Reuchamps","given":"Min"},{"family":"Vrydagh","given":"Julien"},{"family":"Welp","given":"Yanina"}],"author":[{"family":"Lindell","given":"Marina"}],"accessed":{"date-parts":[["2026",5,8]]},"issued":{"date-parts":[["2023",6,5]]}}}],"schema":"https://github.com/citation-style-language/schema/raw/master/csl-citation.json"} </w:instrText>
      </w:r>
      <w:r w:rsidR="005665CB">
        <w:fldChar w:fldCharType="separate"/>
      </w:r>
      <w:r w:rsidR="00A85867" w:rsidRPr="00A85867">
        <w:t>[27]</w:t>
      </w:r>
      <w:r w:rsidR="005665CB">
        <w:fldChar w:fldCharType="end"/>
      </w:r>
      <w:r>
        <w:t xml:space="preserve">. This often takes the form of mini-publics and other democratic innovations in which </w:t>
      </w:r>
      <w:r w:rsidR="26B2CE7B">
        <w:t xml:space="preserve">deliberative </w:t>
      </w:r>
      <w:r>
        <w:t xml:space="preserve"> principles of communicative discourse are institutionalised through concrete procedural designs </w:t>
      </w:r>
      <w:r w:rsidR="005665CB">
        <w:fldChar w:fldCharType="begin"/>
      </w:r>
      <w:r w:rsidR="00A85867">
        <w:instrText xml:space="preserve"> ADDIN ZOTERO_ITEM CSL_CITATION {"citationID":"DlEY2sUW","properties":{"unsorted":false,"formattedCitation":"[35]","plainCitation":"[35]","noteIndex":0},"citationItems":[{"id":1780,"uris":["http://zotero.org/groups/5784389/items/CB425SVP"],"itemData":{"id":1780,"type":"article-journal","container-title":"Representation","DOI":"10.1080/00344893.2022.2075032","ISSN":"0034-4893, 1749-4001","issue":"2","journalAbbreviation":"Representation","language":"en","page":"171-188","source":"DOI.org (Crossref)","title":"Mapping Democratic Innovations: A Bottom-up Empirical Perspective","title-short":"Mapping Democratic Innovations","URL":"https://www.tandfonline.com/doi/full/10.1080/00344893.2022.2075032","volume":"59","author":[{"family":"Veri","given":"Francesco"}],"accessed":{"date-parts":[["2026",4,24]]},"issued":{"date-parts":[["2023",4,3]]}}}],"schema":"https://github.com/citation-style-language/schema/raw/master/csl-citation.json"} </w:instrText>
      </w:r>
      <w:r w:rsidR="005665CB">
        <w:fldChar w:fldCharType="separate"/>
      </w:r>
      <w:r w:rsidR="00A85867" w:rsidRPr="00A85867">
        <w:t>[35]</w:t>
      </w:r>
      <w:r w:rsidR="005665CB">
        <w:fldChar w:fldCharType="end"/>
      </w:r>
      <w:r>
        <w:t xml:space="preserve">. </w:t>
      </w:r>
      <w:r w:rsidR="4A963D8F">
        <w:t>A mapping study of deliberative cases from Participedia</w:t>
      </w:r>
      <w:r w:rsidR="0007390E">
        <w:t xml:space="preserve"> </w:t>
      </w:r>
      <w:r w:rsidR="0007390E">
        <w:fldChar w:fldCharType="begin"/>
      </w:r>
      <w:r w:rsidR="00A85867">
        <w:instrText xml:space="preserve"> ADDIN ZOTERO_ITEM CSL_CITATION {"citationID":"1BX9P9IL","properties":{"unsorted":false,"formattedCitation":"[38]","plainCitation":"[38]","noteIndex":0},"citationItems":[{"id":1953,"uris":["http://zotero.org/groups/5784389/items/Q7BXZ7C8"],"itemData":{"id":1953,"type":"paper-conference","container-title":"25th IFIP WG 8.5 International Conference, EGOV 2026 Proceedings","event-title":"Electronic Government","publisher":"Springer","title":"Gamifying Deliberation: Towards a Process-Sensitive Framework","author":[{"family":"Von Ostheim","given":"Yannick"},{"family":"Flechtner","given":"Maurice"},{"family":"Veri","given":"Francesco"}],"issued":{"date-parts":[["2026"]]}}}],"schema":"https://github.com/citation-style-language/schema/raw/master/csl-citation.json"} </w:instrText>
      </w:r>
      <w:r w:rsidR="0007390E">
        <w:fldChar w:fldCharType="separate"/>
      </w:r>
      <w:r w:rsidR="00A85867" w:rsidRPr="00A85867">
        <w:t>[38]</w:t>
      </w:r>
      <w:r w:rsidR="0007390E">
        <w:fldChar w:fldCharType="end"/>
      </w:r>
      <w:r w:rsidR="4A963D8F">
        <w:t xml:space="preserve"> further suggests that these processes tend to converge around four recurrent process stages</w:t>
      </w:r>
      <w:r w:rsidR="6054C913">
        <w:t xml:space="preserve"> (i.e., s</w:t>
      </w:r>
      <w:r w:rsidR="4A963D8F">
        <w:t xml:space="preserve">election, </w:t>
      </w:r>
      <w:r w:rsidR="723DC1CF">
        <w:t>p</w:t>
      </w:r>
      <w:r w:rsidR="4A963D8F">
        <w:t xml:space="preserve">re-deliberation, </w:t>
      </w:r>
      <w:r w:rsidR="0D662960">
        <w:t>d</w:t>
      </w:r>
      <w:r w:rsidR="4A963D8F">
        <w:t xml:space="preserve">eliberation, and </w:t>
      </w:r>
      <w:r w:rsidR="5646F773">
        <w:t>p</w:t>
      </w:r>
      <w:r w:rsidR="4A963D8F">
        <w:t>ost-deliberation</w:t>
      </w:r>
      <w:r w:rsidR="12E1F724">
        <w:t xml:space="preserve">) </w:t>
      </w:r>
      <w:r w:rsidR="4A963D8F">
        <w:t xml:space="preserve">and </w:t>
      </w:r>
      <w:r w:rsidR="0BC5E460">
        <w:t>nine</w:t>
      </w:r>
      <w:r w:rsidR="4A963D8F">
        <w:t xml:space="preserve"> recurring functional modules related to</w:t>
      </w:r>
      <w:r w:rsidR="7B0BB36B">
        <w:t xml:space="preserve">: </w:t>
      </w:r>
    </w:p>
    <w:p w14:paraId="01693114" w14:textId="77777777" w:rsidR="0086301F" w:rsidRDefault="4A963D8F" w:rsidP="006D5BC8">
      <w:pPr>
        <w:pStyle w:val="ListParagraph"/>
        <w:numPr>
          <w:ilvl w:val="0"/>
          <w:numId w:val="11"/>
        </w:numPr>
        <w:spacing w:after="120" w:line="360" w:lineRule="auto"/>
        <w:jc w:val="both"/>
      </w:pPr>
      <w:r>
        <w:t>recruitment</w:t>
      </w:r>
      <w:r w:rsidR="3CF892C1">
        <w:t>, concerning how participants are selected and invited;</w:t>
      </w:r>
      <w:r>
        <w:t xml:space="preserve"> </w:t>
      </w:r>
    </w:p>
    <w:p w14:paraId="60D60A9F" w14:textId="77777777" w:rsidR="0086301F" w:rsidRDefault="443296F7" w:rsidP="006D5BC8">
      <w:pPr>
        <w:pStyle w:val="ListParagraph"/>
        <w:numPr>
          <w:ilvl w:val="0"/>
          <w:numId w:val="11"/>
        </w:numPr>
        <w:spacing w:after="120" w:line="360" w:lineRule="auto"/>
        <w:jc w:val="both"/>
      </w:pPr>
      <w:r>
        <w:t>orientation</w:t>
      </w:r>
      <w:r w:rsidR="33975DEB">
        <w:t xml:space="preserve">, referring to the introduction of participants to the process, objectives, rules, and deliberative expectations; </w:t>
      </w:r>
      <w:r w:rsidR="4A963D8F">
        <w:t xml:space="preserve"> </w:t>
      </w:r>
    </w:p>
    <w:p w14:paraId="6565CD4C" w14:textId="785F5498" w:rsidR="0086301F" w:rsidRDefault="3328D23D" w:rsidP="006D5BC8">
      <w:pPr>
        <w:pStyle w:val="ListParagraph"/>
        <w:numPr>
          <w:ilvl w:val="0"/>
          <w:numId w:val="11"/>
        </w:numPr>
        <w:spacing w:after="120" w:line="360" w:lineRule="auto"/>
        <w:jc w:val="both"/>
      </w:pPr>
      <w:del w:id="7" w:author="Maurice Flechtner" w:date="2026-05-28T10:25:00Z" w16du:dateUtc="2026-05-28T08:25:00Z">
        <w:r w:rsidDel="00DD419F">
          <w:delText xml:space="preserve"> </w:delText>
        </w:r>
      </w:del>
      <w:r w:rsidR="4A963D8F">
        <w:t>group-building</w:t>
      </w:r>
      <w:r w:rsidR="0DAF1352" w:rsidRPr="4020F58F">
        <w:t>, aimed at fostering trust, cohesion, and communicative readiness among participants;</w:t>
      </w:r>
      <w:r w:rsidR="45578618">
        <w:t xml:space="preserve"> </w:t>
      </w:r>
    </w:p>
    <w:p w14:paraId="7CA74D7D" w14:textId="77777777" w:rsidR="0086301F" w:rsidRDefault="45578618" w:rsidP="006D5BC8">
      <w:pPr>
        <w:pStyle w:val="ListParagraph"/>
        <w:numPr>
          <w:ilvl w:val="0"/>
          <w:numId w:val="11"/>
        </w:numPr>
        <w:spacing w:after="120" w:line="360" w:lineRule="auto"/>
        <w:jc w:val="both"/>
      </w:pPr>
      <w:r>
        <w:t>information &amp; learning</w:t>
      </w:r>
      <w:r w:rsidR="7EC60B9B" w:rsidRPr="4020F58F">
        <w:t>, involving the provision and exchange of relevant knowledge and evidence;</w:t>
      </w:r>
      <w:r>
        <w:t xml:space="preserve"> </w:t>
      </w:r>
    </w:p>
    <w:p w14:paraId="3F54A348" w14:textId="557E2CB1" w:rsidR="0086301F" w:rsidRDefault="10C6A895" w:rsidP="006D5BC8">
      <w:pPr>
        <w:pStyle w:val="ListParagraph"/>
        <w:numPr>
          <w:ilvl w:val="0"/>
          <w:numId w:val="11"/>
        </w:numPr>
        <w:spacing w:after="120" w:line="360" w:lineRule="auto"/>
        <w:jc w:val="both"/>
      </w:pPr>
      <w:del w:id="8" w:author="Maurice Flechtner" w:date="2026-05-28T10:24:00Z" w16du:dateUtc="2026-05-28T08:24:00Z">
        <w:r w:rsidDel="00DD419F">
          <w:delText xml:space="preserve"> </w:delText>
        </w:r>
      </w:del>
      <w:r w:rsidR="45578618">
        <w:t>problem definition,</w:t>
      </w:r>
      <w:r w:rsidR="4A963D8F">
        <w:t xml:space="preserve"> </w:t>
      </w:r>
      <w:r w:rsidR="62C1871F">
        <w:t xml:space="preserve">definition, concerning the framing and clarification of the issue under discussion; </w:t>
      </w:r>
    </w:p>
    <w:p w14:paraId="71859A23" w14:textId="77777777" w:rsidR="0086301F" w:rsidRDefault="4A963D8F" w:rsidP="006D5BC8">
      <w:pPr>
        <w:pStyle w:val="ListParagraph"/>
        <w:numPr>
          <w:ilvl w:val="0"/>
          <w:numId w:val="11"/>
        </w:numPr>
        <w:spacing w:after="120" w:line="360" w:lineRule="auto"/>
        <w:jc w:val="both"/>
      </w:pPr>
      <w:r>
        <w:t>discussion</w:t>
      </w:r>
      <w:r w:rsidR="2A1CE882" w:rsidRPr="4020F58F">
        <w:t>, referring to the exchange and evaluation of arguments and perspectives;</w:t>
      </w:r>
      <w:r>
        <w:t xml:space="preserve"> </w:t>
      </w:r>
    </w:p>
    <w:p w14:paraId="11A19E98" w14:textId="10B09C4D" w:rsidR="0086301F" w:rsidRDefault="285A4540" w:rsidP="006D5BC8">
      <w:pPr>
        <w:pStyle w:val="ListParagraph"/>
        <w:numPr>
          <w:ilvl w:val="0"/>
          <w:numId w:val="11"/>
        </w:numPr>
        <w:spacing w:after="120" w:line="360" w:lineRule="auto"/>
        <w:jc w:val="both"/>
      </w:pPr>
      <w:del w:id="9" w:author="Maurice Flechtner" w:date="2026-05-28T10:25:00Z" w16du:dateUtc="2026-05-28T08:25:00Z">
        <w:r w:rsidDel="00DD419F">
          <w:delText xml:space="preserve"> </w:delText>
        </w:r>
      </w:del>
      <w:r w:rsidR="4A963D8F">
        <w:t>solution</w:t>
      </w:r>
      <w:r w:rsidR="4795A4C7" w:rsidRPr="4020F58F">
        <w:t>, involving the development and refinement of proposals or recommendations;</w:t>
      </w:r>
    </w:p>
    <w:p w14:paraId="3B0C9C7E" w14:textId="77777777" w:rsidR="0086301F" w:rsidRDefault="172A7C73" w:rsidP="006D5BC8">
      <w:pPr>
        <w:pStyle w:val="ListParagraph"/>
        <w:numPr>
          <w:ilvl w:val="0"/>
          <w:numId w:val="11"/>
        </w:numPr>
        <w:spacing w:after="120" w:line="360" w:lineRule="auto"/>
        <w:jc w:val="both"/>
      </w:pPr>
      <w:r>
        <w:t xml:space="preserve">output </w:t>
      </w:r>
      <w:r w:rsidR="4A963D8F">
        <w:t>generation</w:t>
      </w:r>
      <w:r w:rsidR="3459E670" w:rsidRPr="4020F58F">
        <w:t>, concerning the synthesis and formalization of collective outputs;</w:t>
      </w:r>
      <w:r w:rsidR="4A963D8F">
        <w:t xml:space="preserve"> and </w:t>
      </w:r>
    </w:p>
    <w:p w14:paraId="646C3003" w14:textId="164DA055" w:rsidR="0007390E" w:rsidRDefault="4B136726" w:rsidP="006D5BC8">
      <w:pPr>
        <w:pStyle w:val="ListParagraph"/>
        <w:numPr>
          <w:ilvl w:val="0"/>
          <w:numId w:val="11"/>
        </w:numPr>
        <w:spacing w:after="120" w:line="360" w:lineRule="auto"/>
        <w:jc w:val="both"/>
      </w:pPr>
      <w:r>
        <w:t xml:space="preserve">review &amp; </w:t>
      </w:r>
      <w:r w:rsidR="4A963D8F">
        <w:t>communication</w:t>
      </w:r>
      <w:r w:rsidR="2702D70E">
        <w:t xml:space="preserve"> </w:t>
      </w:r>
      <w:r w:rsidR="2702D70E" w:rsidRPr="4020F58F">
        <w:t>, involving feedback, evaluation, and dissemination of the process outcomes</w:t>
      </w:r>
      <w:r w:rsidR="2E88DD8F">
        <w:t>.</w:t>
      </w:r>
      <w:r w:rsidR="4A963D8F">
        <w:t xml:space="preserve"> </w:t>
      </w:r>
    </w:p>
    <w:p w14:paraId="4A74893F" w14:textId="1AE87F66" w:rsidR="00E45845" w:rsidRDefault="0EA83B0D" w:rsidP="006D5BC8">
      <w:pPr>
        <w:spacing w:after="120" w:line="360" w:lineRule="auto"/>
        <w:jc w:val="both"/>
      </w:pPr>
      <w:r w:rsidRPr="4020F58F">
        <w:t xml:space="preserve">The recurrence </w:t>
      </w:r>
      <w:r w:rsidR="17252EC6" w:rsidRPr="4020F58F">
        <w:t>of these stages and modules across diverse deliberative settings suggests that deliberative processes rely on relatively stable procedural components. Identifying these recurring elements therefore provides an empirically grounded and analytically coherent basis for structuring deliberative processes in a more systematic and modular way.</w:t>
      </w:r>
    </w:p>
    <w:p w14:paraId="7FFC7E53" w14:textId="37579C29" w:rsidR="53985C70" w:rsidRDefault="279ED8D8" w:rsidP="006D5BC8">
      <w:pPr>
        <w:spacing w:after="120" w:line="360" w:lineRule="auto"/>
        <w:jc w:val="both"/>
      </w:pPr>
      <w:r>
        <w:t xml:space="preserve">After more than two decades of empirical research, there is substantial evidence that </w:t>
      </w:r>
      <w:r w:rsidR="46B677B2">
        <w:t>deliberation</w:t>
      </w:r>
      <w:r>
        <w:t xml:space="preserve"> can generate important benefits for participants at both the individual and collective levels</w:t>
      </w:r>
      <w:r w:rsidR="7D001E49">
        <w:t xml:space="preserve"> </w:t>
      </w:r>
      <w:r w:rsidR="53985C70">
        <w:fldChar w:fldCharType="begin"/>
      </w:r>
      <w:r w:rsidR="00A85867">
        <w:instrText xml:space="preserve"> ADDIN ZOTERO_ITEM CSL_CITATION {"citationID":"kopg5RCi","properties":{"unsorted":false,"formattedCitation":"[26]","plainCitation":"[26]","noteIndex":0},"citationItems":[{"id":1936,"uris":["http://zotero.org/groups/5784389/items/ILPCMQK9"],"itemData":{"id":1936,"type":"article-journal","abstract":"Though commanding a prominent role in political theory, deliberative democracy has also become a mainstay of myriad other research traditions in recent years. This diffusion has been propelled along by the notion that deliberation, properly conceived and enacted, generates many beneficial outcomes. This article has three goals geared toward understanding whether these instrumental benefits provide us with good reasons – beyond intrinsic ones – to be deliberative democrats. First, the proclaimed instrumental benefits are systematized in terms of micro, meso, and macro outcomes. Second, relevant literatures are canvassed to critically assess what we know – and what we do not know – about deliberation’s effects. Finally, the instrumental benefits of deliberation are recast in light of the ongoing systemic turn in deliberative theory. This article adds to our theoretical understanding of deliberation’s promises and pitfalls, and helps practitioners identify gaps in our knowledge concerning how deliberation works and what its wider societal implications might be.","container-title":"Journal of Deliberative Democracy","DOI":"10.16997/jdd.291","ISSN":"2634-0488","issue":"1","license":"https://creativecommons.org/licenses/by/4.0","source":"DOI.org (Crossref)","title":"The Instrumental Value of Deliberative Democracy – Or, do we have Good Reasons to be Deliberative Democrats?","URL":"https://delibdemjournal.org/article/id/563/","volume":"14","author":[{"family":"Kuyper","given":"Jonathan W."}],"accessed":{"date-parts":[["2026",5,15]]},"issued":{"date-parts":[["2018",6,3]]}}}],"schema":"https://github.com/citation-style-language/schema/raw/master/csl-citation.json"} </w:instrText>
      </w:r>
      <w:r w:rsidR="53985C70">
        <w:fldChar w:fldCharType="separate"/>
      </w:r>
      <w:r w:rsidR="00A85867" w:rsidRPr="00A85867">
        <w:t>[26]</w:t>
      </w:r>
      <w:r w:rsidR="53985C70">
        <w:fldChar w:fldCharType="end"/>
      </w:r>
      <w:r w:rsidR="5B15E1A9">
        <w:t>,</w:t>
      </w:r>
      <w:r w:rsidR="1A66F13E">
        <w:t xml:space="preserve"> </w:t>
      </w:r>
      <w:r w:rsidR="3E77A901">
        <w:t>b</w:t>
      </w:r>
      <w:r w:rsidR="2AA13F2B">
        <w:t>ut</w:t>
      </w:r>
      <w:r w:rsidR="1A66F13E">
        <w:t xml:space="preserve"> scaling deliberation is </w:t>
      </w:r>
      <w:r w:rsidR="62FC3F95">
        <w:t>limited by</w:t>
      </w:r>
      <w:r w:rsidR="3D810D8D">
        <w:t xml:space="preserve"> unsolved challenges of</w:t>
      </w:r>
      <w:r w:rsidR="62FC3F95">
        <w:t xml:space="preserve"> </w:t>
      </w:r>
      <w:r w:rsidR="22041472">
        <w:t xml:space="preserve">legitimacy </w:t>
      </w:r>
      <w:r w:rsidR="62FC3F95">
        <w:t xml:space="preserve">and </w:t>
      </w:r>
      <w:r w:rsidR="271E6BBF">
        <w:t xml:space="preserve">other </w:t>
      </w:r>
      <w:r w:rsidR="62FC3F95">
        <w:t xml:space="preserve">practical </w:t>
      </w:r>
      <w:r w:rsidR="47E66E8F">
        <w:t>constraints</w:t>
      </w:r>
      <w:r w:rsidR="62FC3F95">
        <w:t>.</w:t>
      </w:r>
    </w:p>
    <w:p w14:paraId="306FBF36" w14:textId="5D4CF59C" w:rsidR="4020F58F" w:rsidRDefault="4020F58F" w:rsidP="0007390E">
      <w:pPr>
        <w:spacing w:after="120" w:line="360" w:lineRule="auto"/>
        <w:jc w:val="both"/>
      </w:pPr>
    </w:p>
    <w:p w14:paraId="6C90247E" w14:textId="7E7157BF" w:rsidR="656B30C6" w:rsidRDefault="656B30C6" w:rsidP="0007390E">
      <w:pPr>
        <w:pStyle w:val="Heading1"/>
        <w:spacing w:before="0" w:line="360" w:lineRule="auto"/>
      </w:pPr>
      <w:r>
        <w:t>3. The Challenge of Scaling Deliberation</w:t>
      </w:r>
    </w:p>
    <w:p w14:paraId="770BA1A5" w14:textId="1245A499" w:rsidR="38E12D87" w:rsidRDefault="38E12D87" w:rsidP="0007390E">
      <w:pPr>
        <w:spacing w:after="120" w:line="360" w:lineRule="auto"/>
        <w:jc w:val="both"/>
      </w:pPr>
      <w:r w:rsidRPr="4020F58F">
        <w:t>At least two distinct sources drive the problem of upscaling deliberation. The first</w:t>
      </w:r>
      <w:r w:rsidR="5AD0BC06" w:rsidRPr="4020F58F">
        <w:t>, largely discussed by Flech</w:t>
      </w:r>
      <w:r w:rsidR="00DC05C9">
        <w:t>t</w:t>
      </w:r>
      <w:r w:rsidR="5AD0BC06" w:rsidRPr="4020F58F">
        <w:t xml:space="preserve">ner and Veri </w:t>
      </w:r>
      <w:r w:rsidR="00DC05C9">
        <w:fldChar w:fldCharType="begin"/>
      </w:r>
      <w:r w:rsidR="005206A3">
        <w:instrText xml:space="preserve"> ADDIN ZOTERO_ITEM CSL_CITATION {"citationID":"v9jp06fp","properties":{"unsorted":false,"formattedCitation":"[14]","plainCitation":"[14]","noteIndex":0},"citationItems":[{"id":1959,"uris":["http://zotero.org/groups/5784389/items/QEWKAG2P"],"itemData":{"id":1959,"type":"manuscript","publisher":"University of Zurich","publisher-place":"Zurich","title":"Upscaling Deliberation Under Constraint: From Normative Principles to Socio-Technical Design","author":[{"family":"Flechtner","given":"Maurice"},{"family":"Veri","given":"Francesco"}],"issued":{"date-parts":[["2026"]]}}}],"schema":"https://github.com/citation-style-language/schema/raw/master/csl-citation.json"} </w:instrText>
      </w:r>
      <w:r w:rsidR="00DC05C9">
        <w:fldChar w:fldCharType="separate"/>
      </w:r>
      <w:r w:rsidR="005206A3" w:rsidRPr="005206A3">
        <w:t>[14]</w:t>
      </w:r>
      <w:r w:rsidR="00DC05C9">
        <w:fldChar w:fldCharType="end"/>
      </w:r>
      <w:r w:rsidR="5AD0BC06" w:rsidRPr="4020F58F">
        <w:t>,</w:t>
      </w:r>
      <w:r w:rsidRPr="4020F58F">
        <w:t xml:space="preserve"> </w:t>
      </w:r>
      <w:r w:rsidR="00DC05C9" w:rsidRPr="00DC05C9">
        <w:t xml:space="preserve">can be described as a </w:t>
      </w:r>
      <w:r w:rsidR="00DC05C9" w:rsidRPr="00DC05C9">
        <w:rPr>
          <w:i/>
          <w:iCs/>
        </w:rPr>
        <w:t>normative challenge</w:t>
      </w:r>
      <w:r w:rsidR="00DC05C9" w:rsidRPr="00DC05C9">
        <w:t xml:space="preserve"> intrinsic to deliberative democracy itself: </w:t>
      </w:r>
      <w:r w:rsidRPr="4020F58F">
        <w:t xml:space="preserve">if deliberation is meant to promote inclusion, equality, plurality, learning, and reflective opinion formation, then these benefits </w:t>
      </w:r>
      <w:r w:rsidRPr="4020F58F">
        <w:lastRenderedPageBreak/>
        <w:t xml:space="preserve">should extend beyond small groups and reach </w:t>
      </w:r>
      <w:r w:rsidR="755772B0" w:rsidRPr="4020F58F">
        <w:t xml:space="preserve">a </w:t>
      </w:r>
      <w:r w:rsidR="0270FFE3" w:rsidRPr="4020F58F">
        <w:t>larger number of participants</w:t>
      </w:r>
      <w:r w:rsidRPr="4020F58F">
        <w:t>. The second is a practical or</w:t>
      </w:r>
      <w:r w:rsidRPr="00DC05C9">
        <w:rPr>
          <w:i/>
          <w:iCs/>
        </w:rPr>
        <w:t xml:space="preserve"> real-world </w:t>
      </w:r>
      <w:r w:rsidRPr="005206A3">
        <w:rPr>
          <w:i/>
          <w:iCs/>
        </w:rPr>
        <w:t>challenge</w:t>
      </w:r>
      <w:r w:rsidRPr="4020F58F">
        <w:t xml:space="preserve"> stemming from </w:t>
      </w:r>
      <w:r w:rsidR="06388A88" w:rsidRPr="4020F58F">
        <w:t xml:space="preserve">extrinsic contextual </w:t>
      </w:r>
      <w:r w:rsidRPr="4020F58F">
        <w:t>conditions under which deliberative processes must operate in practice. These include constraints linked to institutional mandates</w:t>
      </w:r>
      <w:r w:rsidR="513E9C7C" w:rsidRPr="4020F58F">
        <w:t xml:space="preserve">, </w:t>
      </w:r>
      <w:r w:rsidRPr="4020F58F">
        <w:t xml:space="preserve">the communicative architecture, and </w:t>
      </w:r>
      <w:r w:rsidR="35CA54BD" w:rsidRPr="4020F58F">
        <w:t xml:space="preserve">the </w:t>
      </w:r>
      <w:r w:rsidRPr="4020F58F">
        <w:t>infrastructure</w:t>
      </w:r>
      <w:r w:rsidR="6AF219E3" w:rsidRPr="4020F58F">
        <w:t xml:space="preserve"> </w:t>
      </w:r>
      <w:r w:rsidRPr="4020F58F">
        <w:t>capacities</w:t>
      </w:r>
      <w:r w:rsidR="32AC45E6" w:rsidRPr="4020F58F">
        <w:t xml:space="preserve"> of the organisers.</w:t>
      </w:r>
      <w:r w:rsidRPr="4020F58F">
        <w:t xml:space="preserve"> </w:t>
      </w:r>
    </w:p>
    <w:p w14:paraId="13E225E0" w14:textId="51C7DF13" w:rsidR="00411305" w:rsidRPr="00411305" w:rsidRDefault="38E12D87" w:rsidP="0007390E">
      <w:pPr>
        <w:spacing w:before="240" w:after="240" w:line="360" w:lineRule="auto"/>
        <w:jc w:val="both"/>
        <w:rPr>
          <w:b/>
          <w:bCs/>
        </w:rPr>
      </w:pPr>
      <w:r w:rsidRPr="4020F58F">
        <w:rPr>
          <w:i/>
          <w:iCs/>
        </w:rPr>
        <w:t xml:space="preserve">Normative Challenges: </w:t>
      </w:r>
      <w:r w:rsidR="696A793B" w:rsidRPr="4020F58F">
        <w:t xml:space="preserve"> </w:t>
      </w:r>
      <w:r w:rsidR="2C9436FA" w:rsidRPr="00DC05C9">
        <w:t>The challenge of scaling deliberation lies in guaranteeing that the core normative aims of deliberation, such as inclusion, equality, reciprocity, and reason-giving, can be preserved under conditions of mass participation</w:t>
      </w:r>
      <w:r w:rsidR="00DC05C9">
        <w:t xml:space="preserve"> </w:t>
      </w:r>
      <w:r w:rsidR="00DC05C9">
        <w:fldChar w:fldCharType="begin"/>
      </w:r>
      <w:r w:rsidR="005206A3">
        <w:instrText xml:space="preserve"> ADDIN ZOTERO_ITEM CSL_CITATION {"citationID":"gfa6Qpwq","properties":{"unsorted":false,"formattedCitation":"[14]","plainCitation":"[14]","noteIndex":0},"citationItems":[{"id":1959,"uris":["http://zotero.org/groups/5784389/items/QEWKAG2P"],"itemData":{"id":1959,"type":"manuscript","publisher":"University of Zurich","publisher-place":"Zurich","title":"Upscaling Deliberation Under Constraint: From Normative Principles to Socio-Technical Design","author":[{"family":"Flechtner","given":"Maurice"},{"family":"Veri","given":"Francesco"}],"issued":{"date-parts":[["2026"]]}}}],"schema":"https://github.com/citation-style-language/schema/raw/master/csl-citation.json"} </w:instrText>
      </w:r>
      <w:r w:rsidR="00DC05C9">
        <w:fldChar w:fldCharType="separate"/>
      </w:r>
      <w:r w:rsidR="005206A3" w:rsidRPr="005206A3">
        <w:t>[14]</w:t>
      </w:r>
      <w:r w:rsidR="00DC05C9">
        <w:fldChar w:fldCharType="end"/>
      </w:r>
      <w:r w:rsidR="2C9436FA" w:rsidRPr="00DC05C9">
        <w:t>.</w:t>
      </w:r>
      <w:r w:rsidR="5736C744">
        <w:t xml:space="preserve"> Deliberation is expected not only to improve collective outcomes by incorporating a broader range of perspectives and experiences </w:t>
      </w:r>
      <w:r w:rsidR="00411305">
        <w:fldChar w:fldCharType="begin"/>
      </w:r>
      <w:r w:rsidR="00A85867">
        <w:instrText xml:space="preserve"> ADDIN ZOTERO_ITEM CSL_CITATION {"citationID":"6e3JYW8v","properties":{"unsorted":false,"formattedCitation":"[11,29]","plainCitation":"[11,29]","noteIndex":0},"citationItems":[{"id":1786,"uris":["http://zotero.org/groups/5784389/items/FU4KW5ZH"],"itemData":{"id":1786,"type":"chapter","abstract":"Abstract\n            Recently, some normative approaches to democracy have emphasized its actual or aspirational epistemic value—a tendency to make good or correct decisions. While some accounts explain how such value might arise in a broadly statistical and probabilistic way, other accounts emphasize ways in which interpersonal political deliberation might have epistemic value of the right kind. Epistemic democratic deliberation plays a role in some traditional approaches, but it has been more prominent in recent decades. In this chapter we explain and discuss approaches which consider mechanisms by which democratic deliberation might have epistemic value, and also approaches which focus on the role that such a hypothesized epistemic value might play in an account of the authority or justification of democratic arrangements.","container-title":"The Oxford Handbook of Deliberative Democracy","DOI":"10.1093/oxfordhb/9780198747369.013.26","edition":"1","ISBN":"978-0-19-874736-9","language":"en","page":"113-131","publisher":"Oxford University Press","source":"DOI.org (Crossref)","title":"The Epistemic Value of Democratic Deliberation","URL":"https://academic.oup.com/edited-volume/28086/chapter/212134018","editor":[{"family":"Bächtiger","given":"Andre"},{"family":"Dryzek","given":"John S."},{"family":"Mansbridge","given":"Jane"},{"family":"Warren","given":"Mark D."}],"author":[{"family":"Estlund","given":"David"},{"family":"Landemore","given":"Hélène"}],"accessed":{"date-parts":[["2026",4,24]]},"issued":{"date-parts":[["2018",10,9]]}}},{"id":1843,"uris":["http://zotero.org/groups/5784389/items/6LXIFQ49"],"itemData":{"id":1843,"type":"article-journal","abstract":"We show, against skeptics, that however latent it may be in everyday life, the ability to reason effectively about politics can readily be activated when conditions are right. We justify a definition of deliberative reason, then develop and apply a Deliberative Reason Index (DRI) to analysis of 19 deliberative forums. DRI increases over the course of deliberation in the vast majority of cases, but the extent of this increase depends upon enabling conditions. Group building that activates deliberative norms makes the biggest difference, particularly in enabling participants to cope with complexity. Without group building, complexity becomes more difficult to surmount, and planned direct impact on policy decisions may actually impede reasoning where complexity is high. Our findings have implications beyond forum design for the staging of political discourse in the wider public sphere.","container-title":"American Political Science Review","DOI":"10.1017/S0003055423000023","ISSN":"0003-0554, 1537-5943","issue":"1","journalAbbreviation":"Am Polit Sci Rev","language":"en","license":"http://creativecommons.org/licenses/by/4.0","page":"345-362","source":"DOI.org (Crossref)","title":"How Deliberation Happens: Enabling Deliberative Reason","title-short":"How Deliberation Happens","URL":"https://www.cambridge.org/core/product/identifier/S0003055423000023/type/journal_article","volume":"118","author":[{"family":"Niemeyer","given":"Simon"},{"family":"Veri","given":"Francesco"},{"family":"Dryzek","given":"John S."},{"family":"Bächtiger","given":"André"}],"accessed":{"date-parts":[["2026",5,6]]},"issued":{"date-parts":[["2024",2]]}}}],"schema":"https://github.com/citation-style-language/schema/raw/master/csl-citation.json"} </w:instrText>
      </w:r>
      <w:r w:rsidR="00411305">
        <w:fldChar w:fldCharType="separate"/>
      </w:r>
      <w:r w:rsidR="00A85867" w:rsidRPr="00A85867">
        <w:t>[11,29]</w:t>
      </w:r>
      <w:r w:rsidR="00411305">
        <w:fldChar w:fldCharType="end"/>
      </w:r>
      <w:r w:rsidR="5736C744">
        <w:t xml:space="preserve">, but also to distribute the individual benefits of participation, as learning, reflection, and civic engagement, across larger segments of the population </w:t>
      </w:r>
      <w:r w:rsidR="00411305">
        <w:fldChar w:fldCharType="begin"/>
      </w:r>
      <w:r w:rsidR="005206A3">
        <w:instrText xml:space="preserve"> ADDIN ZOTERO_ITEM CSL_CITATION {"citationID":"BaNpp4lb","properties":{"unsorted":false,"formattedCitation":"[13]","plainCitation":"[13]","noteIndex":0},"citationItems":[{"id":1935,"uris":["http://zotero.org/groups/5784389/items/8E675D6N"],"itemData":{"id":1935,"type":"book","abstract":"Democracy requires a connection to the “will of the people.” What does that mean in a world of “fake news,” relentless advocacy, dialogue mostly among the like-minded, and massive spending to manipulate public opinion? What kind of opinion can the public have under such conditions? What would democracy be like if the people were really thinking in depth about the policies they must live with? This book argues that “deliberative democracy” is not utopian. It is a practical solution to many of democracy’s ills. It can supplement existing institutions with practical reforms. It can apply at all levels of government and for many different kinds of policy choices. This book speaks to a recurring dilemma: listen to the people and get the angry voices of populism or rely on widely distrusted elites and get policies that seem out of touch with the public’s concerns. Instead, there are methods for getting a representative and thoughtful public voice that is really worth listening to. Democracy is under siege in most countries. Democratic institutions have low approval and face a resurgent threat from authoritarian regimes. Deliberative democracy can provide an antidote. It can reinvigorate our democratic politics. This book draws on the author’s research with many collaborators on “Deliberative Polling”—a process he has conducted in twenty-seven countries on six continents. It contributes both to political theory and to the empirical study of public opinion and participation, and should interest anyone concerned about the future of democracy and how it can be revitalized.","DOI":"10.1093/oso/9780198820291.001.0001","ISBN":"978-0-19-882029-1","language":"en","publisher":"Oxford University Press","source":"DOI.org (Crossref)","title":"Democracy When the People Are Thinking","URL":"https://academic.oup.com/book/27472","volume":"1","author":[{"family":"Fishkin","given":"James S."}],"accessed":{"date-parts":[["2026",5,15]]},"issued":{"date-parts":[["2018",6,21]]}}}],"schema":"https://github.com/citation-style-language/schema/raw/master/csl-citation.json"} </w:instrText>
      </w:r>
      <w:r w:rsidR="00411305">
        <w:fldChar w:fldCharType="separate"/>
      </w:r>
      <w:r w:rsidR="005206A3" w:rsidRPr="005206A3">
        <w:t>[13]</w:t>
      </w:r>
      <w:r w:rsidR="00411305">
        <w:fldChar w:fldCharType="end"/>
      </w:r>
      <w:r w:rsidR="5736C744">
        <w:t>. Scaling deliberation therefore becomes both a democratic and an epistemic objective</w:t>
      </w:r>
      <w:r w:rsidR="771019D6">
        <w:t>: democratic because it seeks to extend participation and inclusion to society as a whole, thereby strengthening the democratic legitimacy and social grounding of collective decisions, and epistemic because it aims to improve the quality of collective judgement through exposure to diverse perspectives, reason-giving, and the development of participants’ reflective capacities.</w:t>
      </w:r>
      <w:r w:rsidR="5736C744">
        <w:t xml:space="preserve"> Yet these deliberative principles do not scale automatically</w:t>
      </w:r>
      <w:r w:rsidR="004BDF82">
        <w:t>:</w:t>
      </w:r>
      <w:r w:rsidR="5736C744">
        <w:t xml:space="preserve"> </w:t>
      </w:r>
      <w:r w:rsidR="0EDE7C26">
        <w:t>s</w:t>
      </w:r>
      <w:r w:rsidR="5736C744">
        <w:t>ome may be strengthened through scale, such as plurality</w:t>
      </w:r>
      <w:r w:rsidR="279ED8D8">
        <w:t xml:space="preserve"> and inclusion</w:t>
      </w:r>
      <w:r w:rsidR="5736C744">
        <w:t xml:space="preserve"> through broader participation</w:t>
      </w:r>
      <w:r w:rsidR="279ED8D8">
        <w:t xml:space="preserve">, </w:t>
      </w:r>
      <w:r w:rsidR="5736C744">
        <w:t>while others become increasingly vulnerable</w:t>
      </w:r>
      <w:r w:rsidR="00DC05C9">
        <w:t xml:space="preserve"> </w:t>
      </w:r>
      <w:r w:rsidR="00DC05C9">
        <w:fldChar w:fldCharType="begin"/>
      </w:r>
      <w:r w:rsidR="005206A3">
        <w:instrText xml:space="preserve"> ADDIN ZOTERO_ITEM CSL_CITATION {"citationID":"MiLj0rb9","properties":{"unsorted":false,"formattedCitation":"[14]","plainCitation":"[14]","noteIndex":0},"citationItems":[{"id":1959,"uris":["http://zotero.org/groups/5784389/items/QEWKAG2P"],"itemData":{"id":1959,"type":"manuscript","publisher":"University of Zurich","publisher-place":"Zurich","title":"Upscaling Deliberation Under Constraint: From Normative Principles to Socio-Technical Design","author":[{"family":"Flechtner","given":"Maurice"},{"family":"Veri","given":"Francesco"}],"issued":{"date-parts":[["2026"]]}}}],"schema":"https://github.com/citation-style-language/schema/raw/master/csl-citation.json"} </w:instrText>
      </w:r>
      <w:r w:rsidR="00DC05C9">
        <w:fldChar w:fldCharType="separate"/>
      </w:r>
      <w:r w:rsidR="005206A3" w:rsidRPr="005206A3">
        <w:t>[14]</w:t>
      </w:r>
      <w:r w:rsidR="00DC05C9">
        <w:fldChar w:fldCharType="end"/>
      </w:r>
      <w:r w:rsidR="5736C744">
        <w:t>. Equality may erode through power-law participation dynamics in large online spaces</w:t>
      </w:r>
      <w:r w:rsidR="279ED8D8">
        <w:t xml:space="preserve"> </w:t>
      </w:r>
      <w:r w:rsidR="00411305">
        <w:fldChar w:fldCharType="begin"/>
      </w:r>
      <w:r w:rsidR="00A85867">
        <w:instrText xml:space="preserve"> ADDIN ZOTERO_ITEM CSL_CITATION {"citationID":"bw0HziLp","properties":{"unsorted":false,"formattedCitation":"[18]","plainCitation":"[18]","noteIndex":0},"citationItems":[{"id":1938,"uris":["http://zotero.org/groups/5784389/items/4YRVC7QP"],"itemData":{"id":1938,"type":"chapter","container-title":"Analyzing Social Media Data and Web Networks","DOI":"10.1057/9781137276773_8","ISBN":"978-1-349-44680-3","language":"en","page":"197-215","publisher":"Palgrave Macmillan UK","publisher-place":"London","source":"DOI.org (Crossref)","title":"Analysing ‘Super-Participation’ in Online Third Spaces","URL":"http://link.springer.com/10.1057/9781137276773_8","editor":[{"family":"Cantijoch","given":"Marta"},{"family":"Gibson","given":"Rachel"},{"family":"Ward","given":"Stephen"}],"author":[{"family":"Graham","given":"Todd"},{"family":"Wright","given":"Scott"}],"accessed":{"date-parts":[["2026",5,15]]},"issued":{"date-parts":[["2014"]]}}}],"schema":"https://github.com/citation-style-language/schema/raw/master/csl-citation.json"} </w:instrText>
      </w:r>
      <w:r w:rsidR="00411305">
        <w:fldChar w:fldCharType="separate"/>
      </w:r>
      <w:r w:rsidR="00A85867" w:rsidRPr="00A85867">
        <w:t>[18]</w:t>
      </w:r>
      <w:r w:rsidR="00411305">
        <w:fldChar w:fldCharType="end"/>
      </w:r>
      <w:r w:rsidR="279ED8D8">
        <w:t xml:space="preserve">, </w:t>
      </w:r>
      <w:r w:rsidR="5736C744">
        <w:t>authenticity may be weakened by</w:t>
      </w:r>
      <w:r w:rsidR="279ED8D8">
        <w:t xml:space="preserve"> </w:t>
      </w:r>
      <w:r w:rsidR="5736C744">
        <w:t>AI-mediated distortions</w:t>
      </w:r>
      <w:r w:rsidR="4B87A037">
        <w:t xml:space="preserve">, as biases </w:t>
      </w:r>
      <w:r w:rsidR="4B87A037" w:rsidRPr="4020F58F">
        <w:t>may privilege dominant narratives, suppress minority viewpoints, or incentivize strategically conformist forms of communication rather than sincere and reflective exchange</w:t>
      </w:r>
      <w:r w:rsidR="691BCBAC" w:rsidRPr="4020F58F">
        <w:t>,</w:t>
      </w:r>
      <w:r w:rsidR="5736C744">
        <w:t xml:space="preserve"> </w:t>
      </w:r>
      <w:r w:rsidR="00411305">
        <w:fldChar w:fldCharType="begin"/>
      </w:r>
      <w:r w:rsidR="00A85867">
        <w:instrText xml:space="preserve"> ADDIN ZOTERO_ITEM CSL_CITATION {"citationID":"CnPgEHJ3","properties":{"unsorted":false,"formattedCitation":"[22]","plainCitation":"[22]","noteIndex":0},"citationItems":[{"id":29,"uris":["http://zotero.org/users/16118359/items/ZRM2DXYC"],"itemData":{"id":29,"type":"article-journal","abstract":"AbstractRecently, there has been considerable interest in large language models: machine learning systems which produce human-like text and dialogue. Applications of these systems have been plagued by persistent inaccuracies in their output; these are often called “AI hallucinations”. We argue that these falsehoods, and the overall activity of large language models, is better understood as bullshit in the sense explored by Frankfurt (On Bullshit, Princeton, 2005): the models are in an important way indifferent to the truth of their outputs. We distinguish two ways in which the models can be said to be bullshitters, and argue that they clearly meet at least one of these definitions. We further argue that describing AI misrepresentations as bullshit is both a more useful and more accurate way of predicting and discussing the behaviour of these systems.","container-title":"Ethics and Information Technology","DOI":"10.1007/s10676-024-09775-5","ISSN":"1388-1957, 1572-8439","issue":"2","journalAbbreviation":"Ethics Inf Technol","language":"en","license":"https://creativecommons.org/licenses/by/4.0","publisher":"Springer Science and Business Media LLC","source":"Crossref","title":"ChatGPT is bullshit","URL":"https://link.springer.com/10.1007/s10676-024-09775-5","volume":"26","author":[{"family":"Hicks","given":"Michael Townsen"},{"family":"Humphries","given":"James"},{"family":"Slater","given":"Joe"}],"accessed":{"date-parts":[["2025",7,12]]},"issued":{"date-parts":[["2024",6]]}}}],"schema":"https://github.com/citation-style-language/schema/raw/master/csl-citation.json"} </w:instrText>
      </w:r>
      <w:r w:rsidR="00411305">
        <w:fldChar w:fldCharType="separate"/>
      </w:r>
      <w:r w:rsidR="00A85867" w:rsidRPr="00A85867">
        <w:t>[22]</w:t>
      </w:r>
      <w:r w:rsidR="00411305">
        <w:fldChar w:fldCharType="end"/>
      </w:r>
      <w:r w:rsidR="279ED8D8">
        <w:t>,</w:t>
      </w:r>
      <w:r w:rsidR="5736C744">
        <w:t xml:space="preserve"> and sustained reflection may decline as interaction becomes fragmented</w:t>
      </w:r>
      <w:r w:rsidR="279ED8D8">
        <w:t xml:space="preserve"> or weaken by strategic behaviour </w:t>
      </w:r>
      <w:r w:rsidR="00411305">
        <w:fldChar w:fldCharType="begin"/>
      </w:r>
      <w:r w:rsidR="00A85867">
        <w:instrText xml:space="preserve"> ADDIN ZOTERO_ITEM CSL_CITATION {"citationID":"mIj38Wy6","properties":{"unsorted":false,"formattedCitation":"[37]","plainCitation":"[37]","noteIndex":0},"citationItems":[{"id":70,"uris":["http://zotero.org/users/16118359/items/DSUQRAUM"],"itemData":{"id":70,"type":"article-journal","abstract":"AbstractIn exploring deliberative dynamics within mini-publics, it has been observed that initial group-building activities play a crucial role in enhancing deliberative reasoning. However, the influence of liberal democratic practices such as voting mechanisms and the inclusion of strategic or representative stakeholders, on deliberative processes is not well understood. This study undertakes a comparative configurational meta-analysis (CCMA) of 22 minipublics to investigate how these liberal democratic elements influence deliberative reasoning. Results indicate that participants’ deliberative reasoning is significantly enhanced in contexts where initial group activities are coupled with prolonged periods of deliberation and where voting is minimised or absent. In contrast, the presence of voting mechanisms, strategic stakeholder involvement, and a high impact of minipublics on decision-making processes are associated with weaker, negative, or stable participant deliberative reasoning. These findings contribute to the broader discourse on the integration of deliberative and non-deliberative components within minipublics, highlighting the potential negative impact of strategic behaviour on the quality of deliberation.","container-title":"European Political Science Review","DOI":"10.1017/s1755773925000050","ISSN":"1755-7739, 1755-7747","issue":"3","journalAbbreviation":"Eur. Pol. Sci. Rev.","language":"en","license":"https://creativecommons.org/licenses/by/4.0/","page":"530-540","publisher":"Cambridge University Press (CUP)","source":"Crossref","title":"Deliberative reason and the effect of minipublic configurations","URL":"https://www.cambridge.org/core/product/identifier/S1755773925000050/type/journal_article","volume":"17","author":[{"family":"Veri","given":"Francesco"},{"family":"Niemeyer","given":"Simon"}],"accessed":{"date-parts":[["2025",7,12]]},"issued":{"date-parts":[["2025",8]]}}}],"schema":"https://github.com/citation-style-language/schema/raw/master/csl-citation.json"} </w:instrText>
      </w:r>
      <w:r w:rsidR="00411305">
        <w:fldChar w:fldCharType="separate"/>
      </w:r>
      <w:r w:rsidR="00A85867" w:rsidRPr="00A85867">
        <w:t>[37]</w:t>
      </w:r>
      <w:r w:rsidR="00411305">
        <w:fldChar w:fldCharType="end"/>
      </w:r>
      <w:r w:rsidR="5736C744">
        <w:t>.</w:t>
      </w:r>
    </w:p>
    <w:p w14:paraId="062DE492" w14:textId="17AF7AAE" w:rsidR="5736C744" w:rsidRPr="0086301F" w:rsidRDefault="0086301F" w:rsidP="0007390E">
      <w:pPr>
        <w:spacing w:before="240" w:after="240" w:line="360" w:lineRule="auto"/>
        <w:jc w:val="both"/>
        <w:rPr>
          <w:lang/>
        </w:rPr>
      </w:pPr>
      <w:r w:rsidRPr="0086301F">
        <w:rPr>
          <w:lang/>
        </w:rPr>
        <w:t>Scaling deliberation generates recurring design tensions that challenge core deliberative principles.</w:t>
      </w:r>
      <w:r>
        <w:rPr>
          <w:lang/>
        </w:rPr>
        <w:t xml:space="preserve"> </w:t>
      </w:r>
      <w:r w:rsidR="30CCDB29" w:rsidRPr="4020F58F">
        <w:t>These tensions are configurational and mutually reinforcing, since deliberative principles themselves are interdependent and operationalised through interconnected processes</w:t>
      </w:r>
      <w:r>
        <w:t xml:space="preserve"> </w:t>
      </w:r>
      <w:r>
        <w:fldChar w:fldCharType="begin"/>
      </w:r>
      <w:r>
        <w:instrText xml:space="preserve"> ADDIN ZOTERO_ITEM CSL_CITATION {"citationID":"dcidl0j2","properties":{"unsorted":false,"formattedCitation":"[14]","plainCitation":"[14]","noteIndex":0},"citationItems":[{"id":1959,"uris":["http://zotero.org/groups/5784389/items/QEWKAG2P"],"itemData":{"id":1959,"type":"manuscript","publisher":"University of Zurich","publisher-place":"Zurich","title":"Upscaling Deliberation Under Constraint: From Normative Principles to Socio-Technical Design","author":[{"family":"Flechtner","given":"Maurice"},{"family":"Veri","given":"Francesco"}],"issued":{"date-parts":[["2026"]]}}}],"schema":"https://github.com/citation-style-language/schema/raw/master/csl-citation.json"} </w:instrText>
      </w:r>
      <w:r>
        <w:fldChar w:fldCharType="separate"/>
      </w:r>
      <w:r w:rsidRPr="0086301F">
        <w:t>[14]</w:t>
      </w:r>
      <w:r>
        <w:fldChar w:fldCharType="end"/>
      </w:r>
      <w:r w:rsidR="30CCDB29" w:rsidRPr="4020F58F">
        <w:t xml:space="preserve">. </w:t>
      </w:r>
      <w:r w:rsidR="4DCEB4B9" w:rsidRPr="4020F58F">
        <w:t>Following Flechtner and Veri</w:t>
      </w:r>
      <w:r w:rsidR="00DC05C9">
        <w:t xml:space="preserve"> </w:t>
      </w:r>
      <w:r w:rsidR="00DC05C9">
        <w:fldChar w:fldCharType="begin"/>
      </w:r>
      <w:r w:rsidR="005206A3">
        <w:instrText xml:space="preserve"> ADDIN ZOTERO_ITEM CSL_CITATION {"citationID":"IujJtg46","properties":{"unsorted":false,"formattedCitation":"[14]","plainCitation":"[14]","noteIndex":0},"citationItems":[{"id":1959,"uris":["http://zotero.org/groups/5784389/items/QEWKAG2P"],"itemData":{"id":1959,"type":"manuscript","publisher":"University of Zurich","publisher-place":"Zurich","title":"Upscaling Deliberation Under Constraint: From Normative Principles to Socio-Technical Design","author":[{"family":"Flechtner","given":"Maurice"},{"family":"Veri","given":"Francesco"}],"issued":{"date-parts":[["2026"]]}}}],"schema":"https://github.com/citation-style-language/schema/raw/master/csl-citation.json"} </w:instrText>
      </w:r>
      <w:r w:rsidR="00DC05C9">
        <w:fldChar w:fldCharType="separate"/>
      </w:r>
      <w:r w:rsidR="005206A3" w:rsidRPr="005206A3">
        <w:t>[14]</w:t>
      </w:r>
      <w:r w:rsidR="00DC05C9">
        <w:fldChar w:fldCharType="end"/>
      </w:r>
      <w:r w:rsidR="4DCEB4B9" w:rsidRPr="4020F58F">
        <w:t>, the four tensions identified below should therefore be understood not as isolated categories, but as recurrent analytical patterns through which broader trade-offs of large-scale deliberation become visible.</w:t>
      </w:r>
    </w:p>
    <w:p w14:paraId="380E57AF" w14:textId="22AA4818" w:rsidR="00EA2A6C" w:rsidRDefault="697C44A9" w:rsidP="0007390E">
      <w:pPr>
        <w:pStyle w:val="ListParagraph"/>
        <w:numPr>
          <w:ilvl w:val="0"/>
          <w:numId w:val="6"/>
        </w:numPr>
        <w:spacing w:after="120" w:line="360" w:lineRule="auto"/>
        <w:jc w:val="both"/>
        <w:rPr>
          <w:lang w:val="en-US"/>
        </w:rPr>
      </w:pPr>
      <w:r w:rsidRPr="4020F58F">
        <w:rPr>
          <w:i/>
          <w:iCs/>
          <w:lang w:val="en-US"/>
        </w:rPr>
        <w:t>Interaction</w:t>
      </w:r>
      <w:r w:rsidR="279ED8D8" w:rsidRPr="4020F58F">
        <w:rPr>
          <w:i/>
          <w:iCs/>
          <w:lang w:val="en-US"/>
        </w:rPr>
        <w:t xml:space="preserve"> vs size:</w:t>
      </w:r>
      <w:r w:rsidR="279ED8D8" w:rsidRPr="4020F58F">
        <w:rPr>
          <w:lang w:val="en-US"/>
        </w:rPr>
        <w:t xml:space="preserve"> </w:t>
      </w:r>
      <w:r w:rsidR="1E1D5CFE" w:rsidRPr="4020F58F">
        <w:rPr>
          <w:lang w:val="en-US"/>
        </w:rPr>
        <w:t xml:space="preserve">As deliberative processes expand, the conditions that sustain </w:t>
      </w:r>
      <w:r w:rsidR="1E1D5CFE" w:rsidRPr="00DC05C9">
        <w:rPr>
          <w:lang w:val="en-US"/>
        </w:rPr>
        <w:t>reciprocity, reflection, reason-giving, and sustained interaction</w:t>
      </w:r>
      <w:r w:rsidR="1E1D5CFE" w:rsidRPr="4020F58F">
        <w:rPr>
          <w:lang w:val="en-US"/>
        </w:rPr>
        <w:t xml:space="preserve"> become increasingly difficult to maintain, often leading to fragmented discussions and lower deliberative quality</w:t>
      </w:r>
      <w:r w:rsidR="09B9DF0D" w:rsidRPr="4020F58F">
        <w:rPr>
          <w:lang w:val="en-US"/>
        </w:rPr>
        <w:t xml:space="preserve"> </w:t>
      </w:r>
      <w:r w:rsidR="005665CB">
        <w:fldChar w:fldCharType="begin"/>
      </w:r>
      <w:r w:rsidR="00A85867">
        <w:instrText xml:space="preserve"> ADDIN ZOTERO_ITEM CSL_CITATION {"citationID":"CNcpMmOo","properties":{"unsorted":false,"formattedCitation":"[24]","plainCitation":"[24]","noteIndex":0},"citationItems":[{"id":1930,"uris":["http://zotero.org/groups/5784389/items/JEJ46WS7"],"itemData":{"id":1930,"type":"article-journal","container-title":"Computer Supported Cooperative Work (CSCW)","DOI":"10.1007/s10606-012-9156-4","ISSN":"0925-9724, 1573-7551","issue":"4-5","journalAbbreviation":"Comput Supported Coop Work","language":"en","license":"http://www.springer.com/tdm","page":"449-473","source":"DOI.org (Crossref)","title":"Enabling Large-Scale Deliberation Using Attention-Mediation Metrics","URL":"http://link.springer.com/10.1007/s10606-012-9156-4","volume":"21","author":[{"family":"Klein","given":"Mark"}],"accessed":{"date-parts":[["2026",5,15]]},"issued":{"date-parts":[["2012",10]]}}}],"schema":"https://github.com/citation-style-language/schema/raw/master/csl-citation.json"} </w:instrText>
      </w:r>
      <w:r w:rsidR="005665CB">
        <w:fldChar w:fldCharType="separate"/>
      </w:r>
      <w:r w:rsidR="00A85867" w:rsidRPr="00A85867">
        <w:rPr>
          <w:lang w:val="en-US"/>
        </w:rPr>
        <w:t>[24]</w:t>
      </w:r>
      <w:r w:rsidR="005665CB">
        <w:fldChar w:fldCharType="end"/>
      </w:r>
      <w:r w:rsidR="5736C744" w:rsidRPr="4020F58F">
        <w:rPr>
          <w:lang w:val="en-US"/>
        </w:rPr>
        <w:t xml:space="preserve">. </w:t>
      </w:r>
    </w:p>
    <w:p w14:paraId="114D6288" w14:textId="3C523714" w:rsidR="00EA2A6C" w:rsidRDefault="6177BF76" w:rsidP="0007390E">
      <w:pPr>
        <w:pStyle w:val="ListParagraph"/>
        <w:numPr>
          <w:ilvl w:val="0"/>
          <w:numId w:val="6"/>
        </w:numPr>
        <w:spacing w:after="120" w:line="360" w:lineRule="auto"/>
        <w:jc w:val="both"/>
        <w:rPr>
          <w:lang w:val="en-GB"/>
        </w:rPr>
      </w:pPr>
      <w:commentRangeStart w:id="10"/>
      <w:r w:rsidRPr="4020F58F">
        <w:rPr>
          <w:i/>
          <w:iCs/>
          <w:lang w:val="en-GB"/>
        </w:rPr>
        <w:t>Identity</w:t>
      </w:r>
      <w:r w:rsidR="09B9DF0D" w:rsidRPr="4020F58F">
        <w:rPr>
          <w:i/>
          <w:iCs/>
          <w:lang w:val="en-GB"/>
        </w:rPr>
        <w:t xml:space="preserve"> </w:t>
      </w:r>
      <w:r w:rsidR="09B9DF0D" w:rsidRPr="4020F58F">
        <w:rPr>
          <w:i/>
          <w:iCs/>
          <w:lang w:val="en-GB"/>
        </w:rPr>
        <w:t>vs. Anon</w:t>
      </w:r>
      <w:commentRangeEnd w:id="10"/>
      <w:r w:rsidR="006C7F9B" w:rsidRPr="4020F58F">
        <w:rPr>
          <w:rStyle w:val="CommentReference"/>
          <w:i/>
          <w:iCs/>
          <w:sz w:val="20"/>
          <w:szCs w:val="20"/>
          <w:lang w:val="en-GB"/>
        </w:rPr>
        <w:commentReference w:id="10"/>
      </w:r>
      <w:r w:rsidR="09B9DF0D" w:rsidRPr="4020F58F">
        <w:rPr>
          <w:i/>
          <w:iCs/>
          <w:lang w:val="en-GB"/>
        </w:rPr>
        <w:t>ymity</w:t>
      </w:r>
      <w:r w:rsidR="5E308894" w:rsidRPr="4020F58F">
        <w:rPr>
          <w:lang w:val="en-GB"/>
        </w:rPr>
        <w:t>:</w:t>
      </w:r>
      <w:r w:rsidR="09B9DF0D" w:rsidRPr="4020F58F">
        <w:rPr>
          <w:lang w:val="en-GB"/>
        </w:rPr>
        <w:t xml:space="preserve"> </w:t>
      </w:r>
      <w:r w:rsidR="1E1C8D89" w:rsidRPr="4020F58F">
        <w:rPr>
          <w:lang w:val="en-GB"/>
        </w:rPr>
        <w:t xml:space="preserve"> Scaling deliberation can erode authenticity </w:t>
      </w:r>
      <w:r w:rsidR="61C4AF42" w:rsidRPr="4020F58F">
        <w:rPr>
          <w:lang w:val="en-GB"/>
        </w:rPr>
        <w:t>(</w:t>
      </w:r>
      <w:r w:rsidR="1E1C8D89" w:rsidRPr="00DC05C9">
        <w:rPr>
          <w:lang w:val="en-GB"/>
        </w:rPr>
        <w:t>mutual recognition, interpersonal trust</w:t>
      </w:r>
      <w:r w:rsidR="1556CA01" w:rsidRPr="4020F58F">
        <w:rPr>
          <w:lang w:val="en-GB"/>
        </w:rPr>
        <w:t>)</w:t>
      </w:r>
      <w:r w:rsidR="1E1C8D89" w:rsidRPr="00DC05C9">
        <w:rPr>
          <w:lang w:val="en-GB"/>
        </w:rPr>
        <w:t>, and equality of voice</w:t>
      </w:r>
      <w:r w:rsidR="1E1C8D89" w:rsidRPr="4020F58F">
        <w:rPr>
          <w:lang w:val="en-GB"/>
        </w:rPr>
        <w:t>, as participants become increasingly anonymous and socially disconnected within large-scale environments</w:t>
      </w:r>
      <w:r w:rsidR="09B9DF0D" w:rsidRPr="4020F58F">
        <w:rPr>
          <w:lang w:val="en-GB"/>
        </w:rPr>
        <w:t xml:space="preserve"> </w:t>
      </w:r>
      <w:r w:rsidR="00EA2A6C">
        <w:fldChar w:fldCharType="begin"/>
      </w:r>
      <w:r w:rsidR="00A85867">
        <w:instrText xml:space="preserve"> ADDIN ZOTERO_ITEM CSL_CITATION {"citationID":"mv5QLXqV","properties":{"unsorted":false,"formattedCitation":"[34]","plainCitation":"[34]","noteIndex":0},"citationItems":[{"id":"wVBHFiSt/QgGRwHmu","uris":["http://zotero.org/groups/5784389/items/MEQTZNGV"],"itemData":{"id":1941,"type":"article-journal","container-title":"Journal of Information Technology &amp; Politics","DOI":"10.1080/19331681.2011.637711","ISSN":"1933-1681, 1933-169X","issue":"1","journalAbbreviation":"Journal of Information Technology &amp; Politics","language":"en","page":"97-115","source":"DOI.org (Crossref)","title":"Design Considerations for Online Deliberation Systems","URL":"https://www.tandfonline.com/doi/full/10.1080/19331681.2011.637711","volume":"9","author":[{"family":"Towne","given":"W. Ben"},{"family":"Herbsleb","given":"James D."}],"accessed":{"date-parts":[["2026",5,15]]},"issued":{"date-parts":[["2012",1]]}}}],"schema":"https://github.com/citation-style-language/schema/raw/master/csl-citation.json"} </w:instrText>
      </w:r>
      <w:r w:rsidR="00EA2A6C">
        <w:fldChar w:fldCharType="separate"/>
      </w:r>
      <w:r w:rsidR="00A85867" w:rsidRPr="00A85867">
        <w:rPr>
          <w:lang w:val="en-GB"/>
        </w:rPr>
        <w:t>[34]</w:t>
      </w:r>
      <w:r w:rsidR="00EA2A6C">
        <w:fldChar w:fldCharType="end"/>
      </w:r>
      <w:r w:rsidR="5E308894" w:rsidRPr="4020F58F">
        <w:rPr>
          <w:lang w:val="en-GB"/>
        </w:rPr>
        <w:t>.</w:t>
      </w:r>
    </w:p>
    <w:p w14:paraId="1ED0B6F0" w14:textId="373A9504" w:rsidR="00411305" w:rsidRPr="001F7B4F" w:rsidRDefault="5E308894" w:rsidP="0007390E">
      <w:pPr>
        <w:pStyle w:val="ListParagraph"/>
        <w:numPr>
          <w:ilvl w:val="0"/>
          <w:numId w:val="6"/>
        </w:numPr>
        <w:spacing w:after="120" w:line="360" w:lineRule="auto"/>
        <w:jc w:val="both"/>
        <w:rPr>
          <w:lang w:val="en-US"/>
        </w:rPr>
      </w:pPr>
      <w:r w:rsidRPr="4020F58F">
        <w:rPr>
          <w:i/>
          <w:iCs/>
          <w:lang w:val="en-US"/>
        </w:rPr>
        <w:t>Diversity vs. Depth</w:t>
      </w:r>
      <w:r w:rsidRPr="4020F58F">
        <w:rPr>
          <w:lang w:val="en-US"/>
        </w:rPr>
        <w:t xml:space="preserve">: </w:t>
      </w:r>
      <w:r w:rsidR="1D0CA446" w:rsidRPr="4020F58F">
        <w:rPr>
          <w:lang w:val="en-US"/>
        </w:rPr>
        <w:t>While scaling deliberation formally expands plurality, inclusiveness, and representativeness, these forms of diversity often remain only weakly operationalised in practice, as large-scale environments can limit sustained interaction, reflective exchange, and the integration of diverse perspectives into meaningful collective understanding</w:t>
      </w:r>
      <w:r w:rsidR="005206A3">
        <w:rPr>
          <w:lang w:val="en-US"/>
        </w:rPr>
        <w:t xml:space="preserve"> </w:t>
      </w:r>
      <w:r w:rsidR="005206A3">
        <w:rPr>
          <w:lang w:val="en-US"/>
        </w:rPr>
        <w:fldChar w:fldCharType="begin"/>
      </w:r>
      <w:r w:rsidR="00A85867">
        <w:rPr>
          <w:lang w:val="en-US"/>
        </w:rPr>
        <w:instrText xml:space="preserve"> ADDIN ZOTERO_ITEM CSL_CITATION {"citationID":"Je1X4KJl","properties":{"unsorted":false,"formattedCitation":"[25]","plainCitation":"[25]","noteIndex":0},"citationItems":[{"id":1960,"uris":["http://zotero.org/groups/5784389/items/QBRRWR33"],"itemData":{"id":1960,"type":"book","abstract":"How insights from the social sciences, including social psychology and economics, can improve the design of online communities.\n            Online communities are among the most popular destinations on the Internet, but not all online communities are equally successful. For every flourishing Facebook, there is a moribund Friendster—not to mention the scores of smaller social networking sites that never attracted enough members to be viable. This book offers lessons from theory and empirical research in the social sciences that can help improve the design of online communities.\n            The authors draw on the literature in psychology, economics, and other social sciences, as well as their own research, translating general findings into useful design claims. They explain, for example, how to encourage information contributions based on the theory of public goods, and how to build members' commitment based on theories of interpersonal bond formation. For each design claim, they offer supporting evidence from theory, experiments, or observational studies.","DOI":"10.7551/mitpress/8472.001.0001","ISBN":"978-0-262-29831-5","language":"en","publisher":"The MIT Press","source":"DOI.org (Crossref)","title":"Building Successful Online Communities: Evidence-Based Social Design","title-short":"Building Successful Online Communities","URL":"https://direct.mit.edu/books/book/2912/Building-Successful-Online-CommunitiesEvidence","author":[{"family":"Kraut","given":"Robert E."},{"family":"Resnick","given":"Paul"},{"family":"Kiesler","given":"Sara"},{"family":"Burke","given":"Moira"},{"family":"Chen","given":"Yan"},{"family":"Kittur","given":"Niki"},{"family":"Konstan","given":"Joseph"},{"family":"Ren","given":"Yuqing"},{"family":"Riedl","given":"John"}],"accessed":{"date-parts":[["2026",5,27]]},"issued":{"date-parts":[["2012",3,23]]}}}],"schema":"https://github.com/citation-style-language/schema/raw/master/csl-citation.json"} </w:instrText>
      </w:r>
      <w:r w:rsidR="005206A3">
        <w:rPr>
          <w:lang w:val="en-US"/>
        </w:rPr>
        <w:fldChar w:fldCharType="separate"/>
      </w:r>
      <w:r w:rsidR="00A85867" w:rsidRPr="00A85867">
        <w:rPr>
          <w:lang w:val="en-US"/>
        </w:rPr>
        <w:t>[25]</w:t>
      </w:r>
      <w:r w:rsidR="005206A3">
        <w:rPr>
          <w:lang w:val="en-US"/>
        </w:rPr>
        <w:fldChar w:fldCharType="end"/>
      </w:r>
      <w:r w:rsidR="005206A3">
        <w:rPr>
          <w:lang w:val="en-US"/>
        </w:rPr>
        <w:t>.</w:t>
      </w:r>
    </w:p>
    <w:p w14:paraId="421949FF" w14:textId="2ACB8ED3" w:rsidR="5E308894" w:rsidRDefault="5E308894" w:rsidP="0007390E">
      <w:pPr>
        <w:pStyle w:val="ListParagraph"/>
        <w:numPr>
          <w:ilvl w:val="0"/>
          <w:numId w:val="6"/>
        </w:numPr>
        <w:spacing w:after="120" w:line="360" w:lineRule="auto"/>
        <w:jc w:val="both"/>
        <w:rPr>
          <w:lang w:val="en-US"/>
        </w:rPr>
      </w:pPr>
      <w:r w:rsidRPr="4020F58F">
        <w:rPr>
          <w:i/>
          <w:iCs/>
          <w:lang w:val="en-US"/>
        </w:rPr>
        <w:t>Consequentiality vs. Engagement:</w:t>
      </w:r>
      <w:r w:rsidRPr="4020F58F">
        <w:rPr>
          <w:lang w:val="en-US"/>
        </w:rPr>
        <w:t xml:space="preserve"> </w:t>
      </w:r>
      <w:r w:rsidR="7110C1AA" w:rsidRPr="4020F58F">
        <w:rPr>
          <w:lang w:val="en-US"/>
        </w:rPr>
        <w:t xml:space="preserve">As deliberative processes scale, participants frequently perceive their individual contributions as less consequential, which can reduce </w:t>
      </w:r>
      <w:r w:rsidR="7110C1AA" w:rsidRPr="005206A3">
        <w:rPr>
          <w:lang w:val="en-US"/>
        </w:rPr>
        <w:t>motivation, attentiveness, and reflective engagement</w:t>
      </w:r>
      <w:r w:rsidRPr="4020F58F">
        <w:rPr>
          <w:lang w:val="en-US"/>
        </w:rPr>
        <w:t xml:space="preserve"> </w:t>
      </w:r>
      <w:r>
        <w:fldChar w:fldCharType="begin"/>
      </w:r>
      <w:r w:rsidR="00A85867">
        <w:instrText xml:space="preserve"> ADDIN ZOTERO_ITEM CSL_CITATION {"citationID":"UxduwkZ2","properties":{"unsorted":false,"formattedCitation":"[30]","plainCitation":"[30]","noteIndex":0},"citationItems":[{"id":1931,"uris":["http://zotero.org/groups/5784389/items/7XBLAJA4"],"itemData":{"id":1931,"type":"article-journal","abstract":"Group efficacy is an emerging construct that has great potential for small group performance. Several studies have linked group efficacy to increased productivity. However, few studies have examined the relationship between group efficacy and other group variables that contribute to long-term group productivity. This study addresses the relationship between group efficacy and other group variables. Specifically, it examines the relationships between group efficacy and group viability, personal learning and development, satisfaction with leadership opportunities, and the ability to work independently within the group. Results suggest that group efficacy has a beneficial effect on group dynamics and overall group effectiveness. Groups with higher levels of group efficacy rated higher on group viability, learning and self-development while within the group, and opportunities for individual autonomy. Group efficacy was not found to have an impact on satisfaction with leadership opportunities. Implications of these findings and suggestions for future research are addressed.","container-title":"Small Group Research","DOI":"10.1177/1046496402239576","ISSN":"1046-4964, 1552-8278","issue":"1","journalAbbreviation":"Small Group Research","language":"en","license":"https://journals.sagepub.com/page/policies/text-and-data-mining-license","page":"20-42","source":"DOI.org (Crossref)","title":"Group Efficacy And Group Effectiveness: The Effects of Group Efficacy Over Time on Group Performance and Development","title-short":"Group Efficacy And Group Effectiveness","URL":"https://journals.sagepub.com/doi/10.1177/1046496402239576","volume":"34","author":[{"family":"Pescosolido","given":"Anthony T."}],"accessed":{"date-parts":[["2026",5,15]]},"issued":{"date-parts":[["2003",2]]}}}],"schema":"https://github.com/citation-style-language/schema/raw/master/csl-citation.json"} </w:instrText>
      </w:r>
      <w:r>
        <w:fldChar w:fldCharType="separate"/>
      </w:r>
      <w:r w:rsidR="00A85867" w:rsidRPr="00A85867">
        <w:rPr>
          <w:lang w:val="en-US"/>
        </w:rPr>
        <w:t>[30]</w:t>
      </w:r>
      <w:r>
        <w:fldChar w:fldCharType="end"/>
      </w:r>
      <w:r w:rsidRPr="4020F58F">
        <w:rPr>
          <w:lang w:val="en-US"/>
        </w:rPr>
        <w:t>.</w:t>
      </w:r>
    </w:p>
    <w:p w14:paraId="229A2664" w14:textId="30C815C8" w:rsidR="35D2969C" w:rsidRDefault="35D2969C" w:rsidP="0007390E">
      <w:pPr>
        <w:spacing w:after="120" w:line="360" w:lineRule="auto"/>
        <w:jc w:val="both"/>
      </w:pPr>
      <w:r w:rsidRPr="005206A3">
        <w:rPr>
          <w:i/>
          <w:iCs/>
        </w:rPr>
        <w:lastRenderedPageBreak/>
        <w:t xml:space="preserve">Real-world </w:t>
      </w:r>
      <w:r w:rsidR="4AED1D5C" w:rsidRPr="4020F58F">
        <w:rPr>
          <w:i/>
          <w:iCs/>
        </w:rPr>
        <w:t>constraints</w:t>
      </w:r>
      <w:r w:rsidR="7407576B" w:rsidRPr="4020F58F">
        <w:t xml:space="preserve"> can be analytically grouped into three broad categories corresponding to:</w:t>
      </w:r>
      <w:r w:rsidR="0086301F">
        <w:t xml:space="preserve"> 1)</w:t>
      </w:r>
      <w:r w:rsidR="7407576B" w:rsidRPr="4020F58F">
        <w:t xml:space="preserve"> what the broader institutional and governance context allows the process to do, </w:t>
      </w:r>
      <w:r w:rsidR="0086301F">
        <w:t xml:space="preserve">2) </w:t>
      </w:r>
      <w:r w:rsidR="7407576B" w:rsidRPr="4020F58F">
        <w:t xml:space="preserve">how deliberation can unfold within the communicative architecture of the process itself, and </w:t>
      </w:r>
      <w:r w:rsidR="0086301F">
        <w:t xml:space="preserve">3) </w:t>
      </w:r>
      <w:r w:rsidR="7407576B" w:rsidRPr="4020F58F">
        <w:t xml:space="preserve">what </w:t>
      </w:r>
      <w:r w:rsidR="781F5494" w:rsidRPr="4020F58F">
        <w:t>resources</w:t>
      </w:r>
      <w:r w:rsidR="7407576B" w:rsidRPr="4020F58F">
        <w:t xml:space="preserve"> and infrastructures</w:t>
      </w:r>
      <w:r w:rsidR="393D6231" w:rsidRPr="4020F58F">
        <w:t xml:space="preserve"> (e.g., funds, staff, timeline)</w:t>
      </w:r>
      <w:r w:rsidR="7407576B" w:rsidRPr="4020F58F">
        <w:t xml:space="preserve"> are available for implementation. </w:t>
      </w:r>
      <w:r w:rsidR="01424ECF" w:rsidRPr="4020F58F">
        <w:t>T</w:t>
      </w:r>
      <w:r w:rsidR="7407576B" w:rsidRPr="4020F58F">
        <w:t xml:space="preserve">hese constraints shape how deliberation unfolds and which deliberative </w:t>
      </w:r>
      <w:r w:rsidR="73930BA8" w:rsidRPr="4020F58F">
        <w:t>principles</w:t>
      </w:r>
      <w:r w:rsidR="7407576B" w:rsidRPr="4020F58F">
        <w:t xml:space="preserve"> can realistically be sustained at scale.</w:t>
      </w:r>
      <w:r>
        <w:t xml:space="preserve"> They can be grouped into three categories:</w:t>
      </w:r>
    </w:p>
    <w:p w14:paraId="163CE8AD" w14:textId="0697E12C" w:rsidR="35D2969C" w:rsidRDefault="35D2969C" w:rsidP="0007390E">
      <w:pPr>
        <w:pStyle w:val="ListParagraph"/>
        <w:numPr>
          <w:ilvl w:val="0"/>
          <w:numId w:val="3"/>
        </w:numPr>
        <w:spacing w:after="120" w:line="360" w:lineRule="auto"/>
        <w:jc w:val="both"/>
      </w:pPr>
      <w:r w:rsidRPr="4020F58F">
        <w:rPr>
          <w:i/>
          <w:iCs/>
        </w:rPr>
        <w:t>Operational constraints</w:t>
      </w:r>
      <w:r w:rsidRPr="4020F58F">
        <w:rPr>
          <w:b/>
          <w:bCs/>
        </w:rPr>
        <w:t xml:space="preserve"> </w:t>
      </w:r>
      <w:r w:rsidRPr="4020F58F">
        <w:t>(what the process is allowed to do)</w:t>
      </w:r>
      <w:r>
        <w:t xml:space="preserve"> map onto the institutional limits placed on deliberation itself, such as consultative-only mandates that restrict decision authority, top-down agenda-setting that limits collective reframing of issues, or single-cycle and time-bounded processes that compress opportunities for reflection and iterative learning </w:t>
      </w:r>
      <w:r>
        <w:fldChar w:fldCharType="begin"/>
      </w:r>
      <w:r w:rsidR="00A85867">
        <w:instrText xml:space="preserve"> ADDIN ZOTERO_ITEM CSL_CITATION {"citationID":"7CKKLZRD","properties":{"unsorted":false,"formattedCitation":"[4,39]","plainCitation":"[4,39]","noteIndex":0},"citationItems":[{"id":1949,"uris":["http://zotero.org/groups/5784389/items/CXE4XIII"],"itemData":{"id":1949,"type":"article-journal","container-title":"Journal of Information Technology &amp; Politics","DOI":"10.1080/19331681.2011.635957","ISSN":"1933-1681, 1933-169X","issue":"1","journalAbbreviation":"Journal of Information Technology &amp; Politics","language":"en","page":"1-15","source":"DOI.org (Crossref)","title":"Under Construction: The Field of Online Deliberation Research","title-short":"Under Construction","URL":"http://www.tandfonline.com/doi/abs/10.1080/19331681.2011.635957","volume":"9","author":[{"family":"Coleman","given":"Stephen"},{"family":"Moss","given":"Giles"}],"accessed":{"date-parts":[["2026",5,15]]},"issued":{"date-parts":[["2012",1]]}}},{"id":1950,"uris":["http://zotero.org/groups/5784389/items/LRTS9SQB"],"itemData":{"id":1950,"type":"article-journal","abstract":"Within democratic theory, the deliberative variant has assumed pre-eminence. It represents for many the ideal of democracy, and in pursuit of this ideal, online discussion forums have been proposed as solutions to the practical limits to mass deliberation. Critics have pointed to evidence which suggests that online discussion has tended to undermine deliberation. This article argues that this claim, which generates a stand-off between the two camps, misses a key issue: the role played by design in facilitating or thwarting deliberation. It argues that political choices are made both about the format and operation of the online discussion, and that this affects the possibility of deliberation. Evidence for the impact of design (and the choices behind it) is drawn from analysis of European Union and UK discussion forums. This evidence suggests that we should view deliberation as dependent on design and choice, rather than a predetermined product of the technology.","container-title":"New Media &amp; Society","DOI":"10.1177/1461444807081230","ISSN":"1461-4448, 1461-7315","issue":"5","journalAbbreviation":"New Media &amp; Society","language":"en","license":"https://journals.sagepub.com/page/policies/text-and-data-mining-license","page":"849-869","source":"DOI.org (Crossref)","title":"Democracy, deliberation and design: the case of online discussion forums","title-short":"Democracy, deliberation and design","URL":"https://journals.sagepub.com/doi/10.1177/1461444807081230","volume":"9","author":[{"family":"Wright","given":"Scott"},{"family":"Street","given":"John"}],"accessed":{"date-parts":[["2026",5,15]]},"issued":{"date-parts":[["2007",10]]}}}],"schema":"https://github.com/citation-style-language/schema/raw/master/csl-citation.json"} </w:instrText>
      </w:r>
      <w:r>
        <w:fldChar w:fldCharType="separate"/>
      </w:r>
      <w:r w:rsidR="00A85867" w:rsidRPr="00A85867">
        <w:t>[4,39]</w:t>
      </w:r>
      <w:r>
        <w:fldChar w:fldCharType="end"/>
      </w:r>
      <w:r>
        <w:t>.</w:t>
      </w:r>
    </w:p>
    <w:p w14:paraId="00645E5D" w14:textId="5158A0D6" w:rsidR="35D2969C" w:rsidRDefault="35D2969C" w:rsidP="0007390E">
      <w:pPr>
        <w:pStyle w:val="ListParagraph"/>
        <w:numPr>
          <w:ilvl w:val="0"/>
          <w:numId w:val="3"/>
        </w:numPr>
        <w:spacing w:after="120" w:line="360" w:lineRule="auto"/>
        <w:jc w:val="both"/>
      </w:pPr>
      <w:r w:rsidRPr="4020F58F">
        <w:rPr>
          <w:i/>
          <w:iCs/>
        </w:rPr>
        <w:t>Format constraints</w:t>
      </w:r>
      <w:r w:rsidRPr="4020F58F">
        <w:rPr>
          <w:b/>
          <w:bCs/>
        </w:rPr>
        <w:t xml:space="preserve"> </w:t>
      </w:r>
      <w:r>
        <w:t xml:space="preserve">(how participation can occur) map onto the communicative architecture of the process, such as asynchronous-only interaction that weakens social presence, flat discussion structures (e.g., chronological streams) that inhibit dialogical exchange, or open self-selected participation formats that tend to produce unequal and highly concentrated participation dynamics </w:t>
      </w:r>
      <w:r>
        <w:fldChar w:fldCharType="begin"/>
      </w:r>
      <w:r w:rsidR="00A85867">
        <w:instrText xml:space="preserve"> ADDIN ZOTERO_ITEM CSL_CITATION {"citationID":"etEJRU5P","properties":{"unsorted":false,"formattedCitation":"[3,4,39]","plainCitation":"[3,4,39]","noteIndex":0},"citationItems":[{"id":1952,"uris":["http://zotero.org/groups/5784389/items/38RZ7E7H"],"itemData":{"id":1952,"type":"report","collection-title":"Kettering Foundation Working Paper","title":"The promise and problems of online deliberation","URL":"https://localgovernment.extension.wisc.edu/files/2016/04/Black-Online-Delib-KFWP-2011-2.pdf","author":[{"family":"Black","given":"Laura W"}],"issued":{"date-parts":[["2011"]]}}},{"id":1949,"uris":["http://zotero.org/groups/5784389/items/CXE4XIII"],"itemData":{"id":1949,"type":"article-journal","container-title":"Journal of Information Technology &amp; Politics","DOI":"10.1080/19331681.2011.635957","ISSN":"1933-1681, 1933-169X","issue":"1","journalAbbreviation":"Journal of Information Technology &amp; Politics","language":"en","page":"1-15","source":"DOI.org (Crossref)","title":"Under Construction: The Field of Online Deliberation Research","title-short":"Under Construction","URL":"http://www.tandfonline.com/doi/abs/10.1080/19331681.2011.635957","volume":"9","author":[{"family":"Coleman","given":"Stephen"},{"family":"Moss","given":"Giles"}],"accessed":{"date-parts":[["2026",5,15]]},"issued":{"date-parts":[["2012",1]]}}},{"id":1950,"uris":["http://zotero.org/groups/5784389/items/LRTS9SQB"],"itemData":{"id":1950,"type":"article-journal","abstract":"Within democratic theory, the deliberative variant has assumed pre-eminence. It represents for many the ideal of democracy, and in pursuit of this ideal, online discussion forums have been proposed as solutions to the practical limits to mass deliberation. Critics have pointed to evidence which suggests that online discussion has tended to undermine deliberation. This article argues that this claim, which generates a stand-off between the two camps, misses a key issue: the role played by design in facilitating or thwarting deliberation. It argues that political choices are made both about the format and operation of the online discussion, and that this affects the possibility of deliberation. Evidence for the impact of design (and the choices behind it) is drawn from analysis of European Union and UK discussion forums. This evidence suggests that we should view deliberation as dependent on design and choice, rather than a predetermined product of the technology.","container-title":"New Media &amp; Society","DOI":"10.1177/1461444807081230","ISSN":"1461-4448, 1461-7315","issue":"5","journalAbbreviation":"New Media &amp; Society","language":"en","license":"https://journals.sagepub.com/page/policies/text-and-data-mining-license","page":"849-869","source":"DOI.org (Crossref)","title":"Democracy, deliberation and design: the case of online discussion forums","title-short":"Democracy, deliberation and design","URL":"https://journals.sagepub.com/doi/10.1177/1461444807081230","volume":"9","author":[{"family":"Wright","given":"Scott"},{"family":"Street","given":"John"}],"accessed":{"date-parts":[["2026",5,15]]},"issued":{"date-parts":[["2007",10]]}}}],"schema":"https://github.com/citation-style-language/schema/raw/master/csl-citation.json"} </w:instrText>
      </w:r>
      <w:r>
        <w:fldChar w:fldCharType="separate"/>
      </w:r>
      <w:r w:rsidR="00A85867" w:rsidRPr="00A85867">
        <w:t>[3,4,39]</w:t>
      </w:r>
      <w:r>
        <w:fldChar w:fldCharType="end"/>
      </w:r>
      <w:r>
        <w:t>.</w:t>
      </w:r>
    </w:p>
    <w:p w14:paraId="6A45AB5A" w14:textId="6D350D93" w:rsidR="35D2969C" w:rsidRDefault="35D2969C" w:rsidP="0007390E">
      <w:pPr>
        <w:pStyle w:val="ListParagraph"/>
        <w:numPr>
          <w:ilvl w:val="0"/>
          <w:numId w:val="3"/>
        </w:numPr>
        <w:spacing w:after="120" w:line="360" w:lineRule="auto"/>
        <w:jc w:val="both"/>
      </w:pPr>
      <w:r w:rsidRPr="4020F58F">
        <w:rPr>
          <w:i/>
          <w:iCs/>
          <w:lang w:val="en-US"/>
        </w:rPr>
        <w:t>Resource and infrastructure constraints</w:t>
      </w:r>
      <w:r w:rsidRPr="4020F58F">
        <w:rPr>
          <w:b/>
          <w:bCs/>
          <w:lang w:val="en-US"/>
        </w:rPr>
        <w:t xml:space="preserve"> </w:t>
      </w:r>
      <w:r w:rsidRPr="4020F58F">
        <w:rPr>
          <w:lang w:val="en-US"/>
        </w:rPr>
        <w:t xml:space="preserve">(what is available) map onto the socio-technical capacities underpinning deliberative processes, such as platforms lacking grouping or facilitation functionalities, limited moderation and facilitation capacity, or weak mechanisms for feedback loops and visibility of institutional uptake. </w:t>
      </w:r>
      <w:r>
        <w:fldChar w:fldCharType="begin"/>
      </w:r>
      <w:r>
        <w:instrText xml:space="preserve"> ADDIN ZOTERO_ITEM CSL_CITATION {"citationID":"iGgI1Y7x","properties":{"unsorted":false,"formattedCitation":"[3,4]","plainCitation":"[3,4]","noteIndex":0},"citationItems":[{"id":1952,"uris":["http://zotero.org/groups/5784389/items/38RZ7E7H"],"itemData":{"id":1952,"type":"report","collection-title":"Kettering Foundation Working Paper","title":"The promise and problems of online deliberation","URL":"https://localgovernment.extension.wisc.edu/files/2016/04/Black-Online-Delib-KFWP-2011-2.pdf","author":[{"family":"Black","given":"Laura W"}],"issued":{"date-parts":[["2011"]]}}},{"id":1949,"uris":["http://zotero.org/groups/5784389/items/CXE4XIII"],"itemData":{"id":1949,"type":"article-journal","container-title":"Journal of Information Technology &amp; Politics","DOI":"10.1080/19331681.2011.635957","ISSN":"1933-1681, 1933-169X","issue":"1","journalAbbreviation":"Journal of Information Technology &amp; Politics","language":"en","page":"1-15","source":"DOI.org (Crossref)","title":"Under Construction: The Field of Online Deliberation Research","title-short":"Under Construction","URL":"http://www.tandfonline.com/doi/abs/10.1080/19331681.2011.635957","volume":"9","author":[{"family":"Coleman","given":"Stephen"},{"family":"Moss","given":"Giles"}],"accessed":{"date-parts":[["2026",5,15]]},"issued":{"date-parts":[["2012",1]]}}}],"schema":"https://github.com/citation-style-language/schema/raw/master/csl-citation.json"} </w:instrText>
      </w:r>
      <w:r>
        <w:fldChar w:fldCharType="separate"/>
      </w:r>
      <w:r w:rsidRPr="4020F58F">
        <w:rPr>
          <w:lang w:val="en-US"/>
        </w:rPr>
        <w:t>[3,4]</w:t>
      </w:r>
      <w:r>
        <w:fldChar w:fldCharType="end"/>
      </w:r>
      <w:r w:rsidRPr="4020F58F">
        <w:rPr>
          <w:lang w:val="en-US"/>
        </w:rPr>
        <w:t>.</w:t>
      </w:r>
    </w:p>
    <w:p w14:paraId="31B623ED" w14:textId="01EFBDC8" w:rsidR="35D2969C" w:rsidRDefault="35D2969C" w:rsidP="0007390E">
      <w:pPr>
        <w:spacing w:after="120" w:line="360" w:lineRule="auto"/>
        <w:jc w:val="both"/>
      </w:pPr>
      <w:r>
        <w:t>Each constraint interacts with specific design tensions in predictable ways</w:t>
      </w:r>
      <w:r w:rsidR="71A67189">
        <w:t xml:space="preserve">, </w:t>
      </w:r>
      <w:r>
        <w:t xml:space="preserve">for example, flat comment streams intensify the tension between quality and size, while consultative mandates weaken consequentiality. Other constraints may also shape deliberative </w:t>
      </w:r>
      <w:r w:rsidR="0086301F">
        <w:t>processes;</w:t>
      </w:r>
      <w:r>
        <w:t xml:space="preserve"> we focus here on those that are procedural and more directly controllable through deliberative design.</w:t>
      </w:r>
    </w:p>
    <w:p w14:paraId="5589D44E" w14:textId="27E26BC8" w:rsidR="4B9B70A8" w:rsidRDefault="4B9B70A8" w:rsidP="0007390E">
      <w:pPr>
        <w:spacing w:after="120" w:line="360" w:lineRule="auto"/>
        <w:jc w:val="both"/>
      </w:pPr>
    </w:p>
    <w:p w14:paraId="1F493707" w14:textId="76B42870" w:rsidR="297C87F6" w:rsidRDefault="297C87F6" w:rsidP="0007390E">
      <w:pPr>
        <w:spacing w:after="120" w:line="360" w:lineRule="auto"/>
        <w:jc w:val="both"/>
        <w:rPr>
          <w:b/>
          <w:bCs/>
          <w:sz w:val="22"/>
          <w:szCs w:val="22"/>
        </w:rPr>
      </w:pPr>
      <w:r w:rsidRPr="4020F58F">
        <w:rPr>
          <w:b/>
          <w:bCs/>
          <w:sz w:val="22"/>
          <w:szCs w:val="22"/>
        </w:rPr>
        <w:t>4.</w:t>
      </w:r>
      <w:r w:rsidR="13CA5D3D" w:rsidRPr="4020F58F">
        <w:rPr>
          <w:b/>
          <w:bCs/>
          <w:sz w:val="22"/>
          <w:szCs w:val="22"/>
        </w:rPr>
        <w:t xml:space="preserve"> Upscaling deliberation: </w:t>
      </w:r>
      <w:r w:rsidR="64B6A24D" w:rsidRPr="4020F58F">
        <w:rPr>
          <w:b/>
          <w:bCs/>
          <w:sz w:val="22"/>
          <w:szCs w:val="22"/>
        </w:rPr>
        <w:t>two solution dimensions</w:t>
      </w:r>
    </w:p>
    <w:p w14:paraId="7EAE1080" w14:textId="65505714" w:rsidR="475B3A93" w:rsidRDefault="475B3A93" w:rsidP="0007390E">
      <w:pPr>
        <w:spacing w:before="240" w:after="240" w:line="360" w:lineRule="auto"/>
        <w:jc w:val="both"/>
      </w:pPr>
      <w:r w:rsidRPr="4020F58F">
        <w:t>These</w:t>
      </w:r>
      <w:r w:rsidR="1D8A0A1F" w:rsidRPr="4020F58F">
        <w:t xml:space="preserve"> challenges</w:t>
      </w:r>
      <w:r w:rsidR="5B0AE349" w:rsidRPr="4020F58F">
        <w:t xml:space="preserve"> t</w:t>
      </w:r>
      <w:r w:rsidR="1D8A0A1F" w:rsidRPr="4020F58F">
        <w:t xml:space="preserve">o large-scale deliberation </w:t>
      </w:r>
      <w:r w:rsidR="78288BE7" w:rsidRPr="4020F58F">
        <w:t xml:space="preserve">also provide a deductive basis for identifying corresponding design strategies. These </w:t>
      </w:r>
      <w:r w:rsidR="1D8A0A1F" w:rsidRPr="4020F58F">
        <w:t>can be conceptualised along two complementary dimensions</w:t>
      </w:r>
      <w:r w:rsidR="102EF7F6" w:rsidRPr="4020F58F">
        <w:t xml:space="preserve"> and deeply engage with principles, tension and constraints as detailed by figure 1.</w:t>
      </w:r>
      <w:r w:rsidR="1D8A0A1F" w:rsidRPr="4020F58F">
        <w:t xml:space="preserve"> The first</w:t>
      </w:r>
      <w:r w:rsidR="16D733C6" w:rsidRPr="4020F58F">
        <w:t xml:space="preserve"> directly draw from Flechtner and Veri</w:t>
      </w:r>
      <w:r w:rsidR="005206A3">
        <w:t xml:space="preserve"> </w:t>
      </w:r>
      <w:r w:rsidR="005206A3">
        <w:fldChar w:fldCharType="begin"/>
      </w:r>
      <w:r w:rsidR="005206A3">
        <w:instrText xml:space="preserve"> ADDIN ZOTERO_ITEM CSL_CITATION {"citationID":"neeLTk26","properties":{"unsorted":false,"formattedCitation":"[14]","plainCitation":"[14]","noteIndex":0},"citationItems":[{"id":1959,"uris":["http://zotero.org/groups/5784389/items/QEWKAG2P"],"itemData":{"id":1959,"type":"manuscript","publisher":"University of Zurich","publisher-place":"Zurich","title":"Upscaling Deliberation Under Constraint: From Normative Principles to Socio-Technical Design","author":[{"family":"Flechtner","given":"Maurice"},{"family":"Veri","given":"Francesco"}],"issued":{"date-parts":[["2026"]]}}}],"schema":"https://github.com/citation-style-language/schema/raw/master/csl-citation.json"} </w:instrText>
      </w:r>
      <w:r w:rsidR="005206A3">
        <w:fldChar w:fldCharType="separate"/>
      </w:r>
      <w:r w:rsidR="005206A3" w:rsidRPr="005206A3">
        <w:t>[14]</w:t>
      </w:r>
      <w:r w:rsidR="005206A3">
        <w:fldChar w:fldCharType="end"/>
      </w:r>
      <w:r w:rsidR="005206A3">
        <w:t>,</w:t>
      </w:r>
      <w:r w:rsidR="1D8A0A1F" w:rsidRPr="4020F58F">
        <w:t xml:space="preserve"> consists of process-level scaling strategies, namely structural responses to the normative tensions generated by scale, </w:t>
      </w:r>
      <w:r w:rsidR="180D234B" w:rsidRPr="4020F58F">
        <w:t xml:space="preserve">which emerge when existing deliberative processes are no longer able to adequately sustain core deliberative principles, </w:t>
      </w:r>
      <w:r w:rsidR="1D8A0A1F" w:rsidRPr="4020F58F">
        <w:t>such as trade-offs between quality and size or diversity and depth. These strategies shape the deliberative architecture itself by re</w:t>
      </w:r>
      <w:r w:rsidR="38D7870E" w:rsidRPr="4020F58F">
        <w:t>configuring</w:t>
      </w:r>
      <w:r w:rsidR="1D8A0A1F" w:rsidRPr="4020F58F">
        <w:t xml:space="preserve"> interaction, participation, coordination, and information flows across the process</w:t>
      </w:r>
      <w:r w:rsidR="01C7000C" w:rsidRPr="4020F58F">
        <w:t xml:space="preserve"> </w:t>
      </w:r>
      <w:r w:rsidR="01C7000C" w:rsidRPr="005206A3">
        <w:t xml:space="preserve">in ways </w:t>
      </w:r>
      <w:r w:rsidR="00FDBB2D" w:rsidRPr="4020F58F">
        <w:t>intended to better sustain deliberative principles under large-scale conditions</w:t>
      </w:r>
      <w:r w:rsidR="1D8A0A1F" w:rsidRPr="4020F58F">
        <w:t>. The second consists of operational enhancement mechanisms, including AI-supported functionalities, gamification, and multimodal communication tools, which function as transversal deliberative treatments that support and reinforce deliberative processes under operational, communicative, and infrastructural constraints. Rather than defining the process structure directly, these mechanisms enhance reflection, accessibility, engagement, coordination, and comprehensibility across different stages and modules of deliberation.</w:t>
      </w:r>
    </w:p>
    <w:p w14:paraId="3DB6626C" w14:textId="7820DB09" w:rsidR="001F7B4F" w:rsidRPr="001F7B4F" w:rsidRDefault="50A8D279" w:rsidP="0007390E">
      <w:pPr>
        <w:spacing w:after="120" w:line="360" w:lineRule="auto"/>
        <w:jc w:val="both"/>
      </w:pPr>
      <w:r w:rsidRPr="4020F58F">
        <w:rPr>
          <w:i/>
          <w:iCs/>
        </w:rPr>
        <w:lastRenderedPageBreak/>
        <w:t>Process-level Strategies:</w:t>
      </w:r>
      <w:r w:rsidR="6169EC6C">
        <w:t xml:space="preserve"> Each strategy can be understood as </w:t>
      </w:r>
      <w:r w:rsidR="42B60151">
        <w:t>the process</w:t>
      </w:r>
      <w:r w:rsidR="667595E6">
        <w:t>-</w:t>
      </w:r>
      <w:r w:rsidR="42B60151">
        <w:t>design</w:t>
      </w:r>
      <w:r w:rsidR="6169EC6C">
        <w:t xml:space="preserve"> response</w:t>
      </w:r>
      <w:r w:rsidR="6D7CF0D6">
        <w:t>s</w:t>
      </w:r>
      <w:r w:rsidR="6169EC6C">
        <w:t xml:space="preserve"> to one or more tensions that emerge when deliberation expands beyond small-group settings</w:t>
      </w:r>
      <w:r w:rsidR="005206A3">
        <w:t xml:space="preserve"> </w:t>
      </w:r>
      <w:r w:rsidR="005206A3">
        <w:fldChar w:fldCharType="begin"/>
      </w:r>
      <w:r w:rsidR="005206A3">
        <w:instrText xml:space="preserve"> ADDIN ZOTERO_ITEM CSL_CITATION {"citationID":"aJsuwJGT","properties":{"unsorted":false,"formattedCitation":"[14]","plainCitation":"[14]","noteIndex":0},"citationItems":[{"id":1959,"uris":["http://zotero.org/groups/5784389/items/QEWKAG2P"],"itemData":{"id":1959,"type":"manuscript","publisher":"University of Zurich","publisher-place":"Zurich","title":"Upscaling Deliberation Under Constraint: From Normative Principles to Socio-Technical Design","author":[{"family":"Flechtner","given":"Maurice"},{"family":"Veri","given":"Francesco"}],"issued":{"date-parts":[["2026"]]}}}],"schema":"https://github.com/citation-style-language/schema/raw/master/csl-citation.json"} </w:instrText>
      </w:r>
      <w:r w:rsidR="005206A3">
        <w:fldChar w:fldCharType="separate"/>
      </w:r>
      <w:r w:rsidR="005206A3" w:rsidRPr="005206A3">
        <w:t>[14]</w:t>
      </w:r>
      <w:r w:rsidR="005206A3">
        <w:fldChar w:fldCharType="end"/>
      </w:r>
      <w:r w:rsidR="6169EC6C">
        <w:t>.</w:t>
      </w:r>
      <w:r w:rsidR="1D337D37" w:rsidRPr="4020F58F">
        <w:t xml:space="preserve"> </w:t>
      </w:r>
    </w:p>
    <w:p w14:paraId="0610A274" w14:textId="51DDF570" w:rsidR="001F7B4F" w:rsidRPr="000B51CA" w:rsidRDefault="6169EC6C" w:rsidP="0007390E">
      <w:pPr>
        <w:pStyle w:val="Heading2"/>
        <w:numPr>
          <w:ilvl w:val="0"/>
          <w:numId w:val="7"/>
        </w:numPr>
        <w:spacing w:before="0" w:after="120" w:line="360" w:lineRule="auto"/>
        <w:jc w:val="both"/>
        <w:rPr>
          <w:b/>
          <w:i w:val="0"/>
          <w:sz w:val="20"/>
          <w:szCs w:val="20"/>
        </w:rPr>
      </w:pPr>
      <w:r w:rsidRPr="4020F58F">
        <w:rPr>
          <w:sz w:val="20"/>
          <w:szCs w:val="20"/>
        </w:rPr>
        <w:t xml:space="preserve">Complexity </w:t>
      </w:r>
      <w:r w:rsidR="630991D4" w:rsidRPr="4020F58F">
        <w:rPr>
          <w:sz w:val="20"/>
          <w:szCs w:val="20"/>
        </w:rPr>
        <w:t>r</w:t>
      </w:r>
      <w:r w:rsidRPr="4020F58F">
        <w:rPr>
          <w:sz w:val="20"/>
          <w:szCs w:val="20"/>
        </w:rPr>
        <w:t xml:space="preserve">eduction </w:t>
      </w:r>
      <w:r w:rsidRPr="4020F58F">
        <w:rPr>
          <w:i w:val="0"/>
          <w:sz w:val="20"/>
          <w:szCs w:val="20"/>
        </w:rPr>
        <w:t xml:space="preserve">responds to the tension between diversity and depth by reducing cognitive overload through layered information, structured prompts, and AI-assisted clustering </w:t>
      </w:r>
      <w:r w:rsidR="001F7B4F" w:rsidRPr="00763873">
        <w:rPr>
          <w:b/>
          <w:i w:val="0"/>
          <w:sz w:val="20"/>
          <w:szCs w:val="20"/>
        </w:rPr>
        <w:fldChar w:fldCharType="begin"/>
      </w:r>
      <w:r w:rsidR="00A85867" w:rsidRPr="00763873">
        <w:rPr>
          <w:b/>
          <w:i w:val="0"/>
          <w:sz w:val="20"/>
          <w:szCs w:val="20"/>
        </w:rPr>
        <w:instrText xml:space="preserve"> ADDIN ZOTERO_ITEM CSL_CITATION {"citationID":"KFuxDSo5","properties":{"unsorted":false,"formattedCitation":"[24]","plainCitation":"[24]","noteIndex":0},"citationItems":[{"id":1930,"uris":["http://zotero.org/groups/5784389/items/JEJ46WS7"],"itemData":{"id":1930,"type":"article-journal","container-title":"Computer Supported Cooperative Work (CSCW)","DOI":"10.1007/s10606-012-9156-4","ISSN":"0925-9724, 1573-7551","issue":"4-5","journalAbbreviation":"Comput Supported Coop Work","language":"en","license":"http://www.springer.com/tdm","page":"449-473","source":"DOI.org (Crossref)","title":"Enabling Large-Scale Deliberation Using Attention-Mediation Metrics","URL":"http://link.springer.com/10.1007/s10606-012-9156-4","volume":"21","author":[{"family":"Klein","given":"Mark"}],"accessed":{"date-parts":[["2026",5,15]]},"issued":{"date-parts":[["2012",10]]}}}],"schema":"https://github.com/citation-style-language/schema/raw/master/csl-citation.json"} </w:instrText>
      </w:r>
      <w:r w:rsidR="001F7B4F" w:rsidRPr="00763873">
        <w:rPr>
          <w:b/>
          <w:i w:val="0"/>
          <w:sz w:val="20"/>
          <w:szCs w:val="20"/>
        </w:rPr>
        <w:fldChar w:fldCharType="separate"/>
      </w:r>
      <w:r w:rsidR="00A85867" w:rsidRPr="00763873">
        <w:rPr>
          <w:i w:val="0"/>
          <w:sz w:val="20"/>
          <w:rPrChange w:id="11" w:author="Maurice Flechtner" w:date="2026-05-28T10:33:00Z" w16du:dateUtc="2026-05-28T08:33:00Z">
            <w:rPr>
              <w:iCs/>
              <w:sz w:val="20"/>
            </w:rPr>
          </w:rPrChange>
        </w:rPr>
        <w:t>[24]</w:t>
      </w:r>
      <w:r w:rsidR="001F7B4F" w:rsidRPr="00763873">
        <w:rPr>
          <w:b/>
          <w:i w:val="0"/>
          <w:sz w:val="20"/>
          <w:szCs w:val="20"/>
        </w:rPr>
        <w:fldChar w:fldCharType="end"/>
      </w:r>
      <w:r w:rsidRPr="4020F58F">
        <w:rPr>
          <w:i w:val="0"/>
          <w:sz w:val="20"/>
          <w:szCs w:val="20"/>
        </w:rPr>
        <w:t>.</w:t>
      </w:r>
    </w:p>
    <w:p w14:paraId="4734DF5B" w14:textId="7F8E969C" w:rsidR="001F7B4F" w:rsidRPr="000B51CA" w:rsidRDefault="6169EC6C" w:rsidP="0007390E">
      <w:pPr>
        <w:pStyle w:val="Heading2"/>
        <w:numPr>
          <w:ilvl w:val="0"/>
          <w:numId w:val="7"/>
        </w:numPr>
        <w:spacing w:before="0" w:after="120" w:line="360" w:lineRule="auto"/>
        <w:jc w:val="both"/>
        <w:rPr>
          <w:b/>
          <w:i w:val="0"/>
          <w:sz w:val="20"/>
          <w:szCs w:val="20"/>
        </w:rPr>
      </w:pPr>
      <w:r w:rsidRPr="4020F58F">
        <w:rPr>
          <w:sz w:val="20"/>
          <w:szCs w:val="20"/>
        </w:rPr>
        <w:t xml:space="preserve">Quality by </w:t>
      </w:r>
      <w:r w:rsidR="0537423C" w:rsidRPr="4020F58F">
        <w:rPr>
          <w:sz w:val="20"/>
          <w:szCs w:val="20"/>
        </w:rPr>
        <w:t>d</w:t>
      </w:r>
      <w:r w:rsidRPr="4020F58F">
        <w:rPr>
          <w:sz w:val="20"/>
          <w:szCs w:val="20"/>
        </w:rPr>
        <w:t xml:space="preserve">ivision </w:t>
      </w:r>
      <w:r w:rsidRPr="4020F58F">
        <w:rPr>
          <w:i w:val="0"/>
          <w:sz w:val="20"/>
          <w:szCs w:val="20"/>
        </w:rPr>
        <w:t xml:space="preserve">responds to the tension between </w:t>
      </w:r>
      <w:r w:rsidR="0086301F">
        <w:rPr>
          <w:i w:val="0"/>
          <w:sz w:val="20"/>
          <w:szCs w:val="20"/>
        </w:rPr>
        <w:t xml:space="preserve">interaction </w:t>
      </w:r>
      <w:r w:rsidRPr="4020F58F">
        <w:rPr>
          <w:i w:val="0"/>
          <w:sz w:val="20"/>
          <w:szCs w:val="20"/>
        </w:rPr>
        <w:t>quality and size by preserving deliberative quality through small-group interaction combined with cross-group synthesis mechanisms</w:t>
      </w:r>
      <w:ins w:id="12" w:author="Maurice Flechtner" w:date="2026-05-28T10:33:00Z" w16du:dateUtc="2026-05-28T08:33:00Z">
        <w:r w:rsidR="00763873">
          <w:rPr>
            <w:i w:val="0"/>
            <w:sz w:val="20"/>
            <w:szCs w:val="20"/>
          </w:rPr>
          <w:t xml:space="preserve"> </w:t>
        </w:r>
        <w:r w:rsidR="00763873" w:rsidRPr="00763873">
          <w:rPr>
            <w:i w:val="0"/>
            <w:iCs/>
            <w:rPrChange w:id="13" w:author="Maurice Flechtner" w:date="2026-05-28T10:34:00Z" w16du:dateUtc="2026-05-28T08:34:00Z">
              <w:rPr/>
            </w:rPrChange>
          </w:rPr>
          <w:fldChar w:fldCharType="begin"/>
        </w:r>
        <w:r w:rsidR="00763873" w:rsidRPr="00763873">
          <w:rPr>
            <w:i w:val="0"/>
            <w:iCs/>
            <w:rPrChange w:id="14" w:author="Maurice Flechtner" w:date="2026-05-28T10:34:00Z" w16du:dateUtc="2026-05-28T08:34:00Z">
              <w:rPr/>
            </w:rPrChange>
          </w:rPr>
          <w:instrText xml:space="preserve"> ADDIN ZOTERO_ITEM CSL_CITATION {"citationID":"aJsuwJGT","properties":{"unsorted":false,"formattedCitation":"[14]","plainCitation":"[14]","noteIndex":0},"citationItems":[{"id":1959,"uris":["http://zotero.org/groups/5784389/items/QEWKAG2P"],"itemData":{"id":1959,"type":"manuscript","publisher":"University of Zurich","publisher-place":"Zurich","title":"Upscaling Deliberation Under Constraint: From Normative Principles to Socio-Technical Design","author":[{"family":"Flechtner","given":"Maurice"},{"family":"Veri","given":"Francesco"}],"issued":{"date-parts":[["2026"]]}}}],"schema":"https://github.com/citation-style-language/schema/raw/master/csl-citation.json"} </w:instrText>
        </w:r>
        <w:r w:rsidR="00763873" w:rsidRPr="00763873">
          <w:rPr>
            <w:i w:val="0"/>
            <w:iCs/>
            <w:rPrChange w:id="15" w:author="Maurice Flechtner" w:date="2026-05-28T10:34:00Z" w16du:dateUtc="2026-05-28T08:34:00Z">
              <w:rPr/>
            </w:rPrChange>
          </w:rPr>
          <w:fldChar w:fldCharType="separate"/>
        </w:r>
        <w:r w:rsidR="00763873" w:rsidRPr="00763873">
          <w:rPr>
            <w:i w:val="0"/>
            <w:iCs/>
            <w:rPrChange w:id="16" w:author="Maurice Flechtner" w:date="2026-05-28T10:34:00Z" w16du:dateUtc="2026-05-28T08:34:00Z">
              <w:rPr/>
            </w:rPrChange>
          </w:rPr>
          <w:t>[14]</w:t>
        </w:r>
        <w:r w:rsidR="00763873" w:rsidRPr="00763873">
          <w:rPr>
            <w:i w:val="0"/>
            <w:iCs/>
            <w:rPrChange w:id="17" w:author="Maurice Flechtner" w:date="2026-05-28T10:34:00Z" w16du:dateUtc="2026-05-28T08:34:00Z">
              <w:rPr/>
            </w:rPrChange>
          </w:rPr>
          <w:fldChar w:fldCharType="end"/>
        </w:r>
      </w:ins>
      <w:r w:rsidRPr="00763873">
        <w:rPr>
          <w:i w:val="0"/>
          <w:iCs/>
          <w:sz w:val="20"/>
          <w:szCs w:val="20"/>
        </w:rPr>
        <w:t>.</w:t>
      </w:r>
    </w:p>
    <w:p w14:paraId="52698E22" w14:textId="206372F1" w:rsidR="001F7B4F" w:rsidRPr="000B51CA" w:rsidRDefault="6169EC6C" w:rsidP="0007390E">
      <w:pPr>
        <w:pStyle w:val="Heading2"/>
        <w:numPr>
          <w:ilvl w:val="0"/>
          <w:numId w:val="7"/>
        </w:numPr>
        <w:spacing w:before="0" w:after="120" w:line="360" w:lineRule="auto"/>
        <w:jc w:val="both"/>
        <w:rPr>
          <w:i w:val="0"/>
          <w:sz w:val="20"/>
          <w:szCs w:val="20"/>
        </w:rPr>
      </w:pPr>
      <w:r w:rsidRPr="4020F58F">
        <w:rPr>
          <w:sz w:val="20"/>
          <w:szCs w:val="20"/>
        </w:rPr>
        <w:t xml:space="preserve">Community by </w:t>
      </w:r>
      <w:r w:rsidR="40C48741" w:rsidRPr="4020F58F">
        <w:rPr>
          <w:sz w:val="20"/>
          <w:szCs w:val="20"/>
        </w:rPr>
        <w:t>c</w:t>
      </w:r>
      <w:r w:rsidRPr="4020F58F">
        <w:rPr>
          <w:sz w:val="20"/>
          <w:szCs w:val="20"/>
        </w:rPr>
        <w:t xml:space="preserve">onnection </w:t>
      </w:r>
      <w:r w:rsidRPr="4020F58F">
        <w:rPr>
          <w:i w:val="0"/>
          <w:sz w:val="20"/>
          <w:szCs w:val="20"/>
        </w:rPr>
        <w:t xml:space="preserve">responds to the tension between </w:t>
      </w:r>
      <w:r w:rsidR="0086301F">
        <w:rPr>
          <w:i w:val="0"/>
          <w:sz w:val="20"/>
          <w:szCs w:val="20"/>
        </w:rPr>
        <w:t>identity</w:t>
      </w:r>
      <w:r w:rsidRPr="4020F58F">
        <w:rPr>
          <w:i w:val="0"/>
          <w:sz w:val="20"/>
          <w:szCs w:val="20"/>
        </w:rPr>
        <w:t xml:space="preserve"> and anonymity by fostering trust, reciprocity, and shared identity through stable groups, facilitation, and feedback loops </w:t>
      </w:r>
      <w:r w:rsidR="001F7B4F" w:rsidRPr="00763873">
        <w:rPr>
          <w:i w:val="0"/>
          <w:sz w:val="20"/>
          <w:szCs w:val="20"/>
        </w:rPr>
        <w:fldChar w:fldCharType="begin"/>
      </w:r>
      <w:r w:rsidR="00A85867" w:rsidRPr="00763873">
        <w:rPr>
          <w:i w:val="0"/>
          <w:sz w:val="20"/>
          <w:szCs w:val="20"/>
        </w:rPr>
        <w:instrText xml:space="preserve"> ADDIN ZOTERO_ITEM CSL_CITATION {"citationID":"qe86Qi1O","properties":{"unsorted":false,"formattedCitation":"[23]","plainCitation":"[23]","noteIndex":0},"citationItems":[{"id":1942,"uris":["http://zotero.org/groups/5784389/items/HMC8BGS7"],"itemData":{"id":1942,"type":"article-journal","abstract":"The term ‘meta-deliberation’ refers to processes of addressing problems with the way that conversations about shared concerns – our ordinary deliberations – proceed. This article discusses the distinction between meta-deliberation and ordinary deliberation and examines three questions raised by previous arguments about meta-deliberation: (1) what kinds of communication should count as meta-deliberation, (2) does meta-deliberation always lead to reflective understanding and improvements in practices of deliberation, and (3) why would deliberative systems need meta-deliberation? Consistent with the systemic perspective on deliberation, this article suggests an inclusive view of which acts and sites may contribute to processes of meta-deliberation: it argues that meta-deliberation faces the same potential problems as ordinary deliberation, such as unequal power relations and narrow perspectives, and therefore requires careful examination; but when meta-deliberation works, it provides societies with reflective capacity, which helps them locate systemic weaknesses. The article concludes by discussing how further studies can help make meta-deliberation more inclusive in order to serve system-level critical reflection.","container-title":"Politics","DOI":"10.1177/0263395719837914","ISSN":"0263-3957, 1467-9256","issue":"1","journalAbbreviation":"Politics","language":"en","page":"106-119","source":"DOI.org (Crossref)","title":"Meta-deliberation: everyday acts of critical reflection in deliberative systems","title-short":"Meta-deliberation","URL":"https://journals.sagepub.com/doi/10.1177/0263395719837914","volume":"40","author":[{"family":"Holdo","given":"Markus"}],"accessed":{"date-parts":[["2026",5,15]]},"issued":{"date-parts":[["2020",2]]}}}],"schema":"https://github.com/citation-style-language/schema/raw/master/csl-citation.json"} </w:instrText>
      </w:r>
      <w:r w:rsidR="001F7B4F" w:rsidRPr="00763873">
        <w:rPr>
          <w:i w:val="0"/>
          <w:sz w:val="20"/>
          <w:szCs w:val="20"/>
        </w:rPr>
        <w:fldChar w:fldCharType="separate"/>
      </w:r>
      <w:r w:rsidR="00A85867" w:rsidRPr="00763873">
        <w:rPr>
          <w:i w:val="0"/>
          <w:sz w:val="20"/>
          <w:rPrChange w:id="18" w:author="Maurice Flechtner" w:date="2026-05-28T10:33:00Z" w16du:dateUtc="2026-05-28T08:33:00Z">
            <w:rPr>
              <w:iCs/>
              <w:sz w:val="20"/>
            </w:rPr>
          </w:rPrChange>
        </w:rPr>
        <w:t>[23]</w:t>
      </w:r>
      <w:r w:rsidR="001F7B4F" w:rsidRPr="00763873">
        <w:rPr>
          <w:i w:val="0"/>
          <w:sz w:val="20"/>
          <w:szCs w:val="20"/>
        </w:rPr>
        <w:fldChar w:fldCharType="end"/>
      </w:r>
      <w:r w:rsidRPr="4020F58F">
        <w:rPr>
          <w:i w:val="0"/>
          <w:sz w:val="20"/>
          <w:szCs w:val="20"/>
        </w:rPr>
        <w:t>.</w:t>
      </w:r>
    </w:p>
    <w:p w14:paraId="367E93A8" w14:textId="7EFA1FF4" w:rsidR="001F7B4F" w:rsidRPr="000B51CA" w:rsidRDefault="6169EC6C" w:rsidP="0007390E">
      <w:pPr>
        <w:pStyle w:val="Heading2"/>
        <w:numPr>
          <w:ilvl w:val="0"/>
          <w:numId w:val="7"/>
        </w:numPr>
        <w:spacing w:before="0" w:after="120" w:line="360" w:lineRule="auto"/>
        <w:jc w:val="both"/>
        <w:rPr>
          <w:i w:val="0"/>
          <w:sz w:val="20"/>
          <w:szCs w:val="20"/>
        </w:rPr>
      </w:pPr>
      <w:r w:rsidRPr="4020F58F">
        <w:rPr>
          <w:sz w:val="20"/>
          <w:szCs w:val="20"/>
        </w:rPr>
        <w:t xml:space="preserve">Inclusion by </w:t>
      </w:r>
      <w:r w:rsidR="0F7DF313" w:rsidRPr="4020F58F">
        <w:rPr>
          <w:sz w:val="20"/>
          <w:szCs w:val="20"/>
        </w:rPr>
        <w:t>c</w:t>
      </w:r>
      <w:r w:rsidRPr="4020F58F">
        <w:rPr>
          <w:sz w:val="20"/>
          <w:szCs w:val="20"/>
        </w:rPr>
        <w:t>omprehensibility</w:t>
      </w:r>
      <w:r w:rsidR="5A3A4345" w:rsidRPr="4020F58F">
        <w:rPr>
          <w:sz w:val="20"/>
          <w:szCs w:val="20"/>
        </w:rPr>
        <w:t xml:space="preserve"> </w:t>
      </w:r>
      <w:r w:rsidRPr="4020F58F">
        <w:rPr>
          <w:i w:val="0"/>
          <w:sz w:val="20"/>
          <w:szCs w:val="20"/>
        </w:rPr>
        <w:t>responds to the tension between diversity and depth by enabling participation across literacy and ability levels through accessible communication formats</w:t>
      </w:r>
      <w:r w:rsidR="5A3A4345" w:rsidRPr="4020F58F">
        <w:rPr>
          <w:i w:val="0"/>
          <w:sz w:val="20"/>
          <w:szCs w:val="20"/>
        </w:rPr>
        <w:t xml:space="preserve"> </w:t>
      </w:r>
      <w:r w:rsidR="001F7B4F" w:rsidRPr="4020F58F">
        <w:rPr>
          <w:i w:val="0"/>
          <w:sz w:val="20"/>
          <w:szCs w:val="20"/>
        </w:rPr>
        <w:fldChar w:fldCharType="begin"/>
      </w:r>
      <w:r w:rsidR="001F7B4F" w:rsidRPr="4020F58F">
        <w:rPr>
          <w:i w:val="0"/>
          <w:sz w:val="20"/>
          <w:szCs w:val="20"/>
        </w:rPr>
        <w:instrText xml:space="preserve"> ADDIN ZOTERO_ITEM CSL_CITATION {"citationID":"3D5GyQkn","properties":{"unsorted":false,"formattedCitation":"[1]","plainCitation":"[1]","noteIndex":0},"citationItems":[{"id":1943,"uris":["http://zotero.org/groups/5784389/items/GZA3XAK2"],"itemData":{"id":1943,"type":"article-journal","container-title":"Designs for Learning","DOI":"10.2478/dfl-2014-0061","ISSN":"2001-7480","issue":"2","journalAbbreviation":"DESIGN LEARN","page":"8","source":"DOI.org (Crossref)","title":"Multimodal designs for learning in contexts of diversity","URL":"http://www.designsforlearning.nu/article/10.2478/dfl-2014-0061/","volume":"7","author":[{"family":"Archer","given":"Arlene"}],"accessed":{"date-parts":[["2026",5,15]]},"issued":{"date-parts":[["2014",12,1]]}}}],"schema":"https://github.com/citation-style-language/schema/raw/master/csl-citation.json"} </w:instrText>
      </w:r>
      <w:r w:rsidR="001F7B4F" w:rsidRPr="4020F58F">
        <w:rPr>
          <w:i w:val="0"/>
          <w:sz w:val="20"/>
          <w:szCs w:val="20"/>
        </w:rPr>
        <w:fldChar w:fldCharType="separate"/>
      </w:r>
      <w:r w:rsidR="5A3A4345" w:rsidRPr="4020F58F">
        <w:rPr>
          <w:i w:val="0"/>
          <w:sz w:val="20"/>
          <w:szCs w:val="20"/>
        </w:rPr>
        <w:t>[1]</w:t>
      </w:r>
      <w:r w:rsidR="001F7B4F" w:rsidRPr="4020F58F">
        <w:rPr>
          <w:i w:val="0"/>
          <w:sz w:val="20"/>
          <w:szCs w:val="20"/>
        </w:rPr>
        <w:fldChar w:fldCharType="end"/>
      </w:r>
      <w:r w:rsidR="5A3A4345" w:rsidRPr="4020F58F">
        <w:rPr>
          <w:i w:val="0"/>
          <w:sz w:val="20"/>
          <w:szCs w:val="20"/>
        </w:rPr>
        <w:t>.</w:t>
      </w:r>
    </w:p>
    <w:p w14:paraId="30F35DB0" w14:textId="0E9C36CF" w:rsidR="001F7B4F" w:rsidRPr="000B51CA" w:rsidRDefault="6169EC6C" w:rsidP="0007390E">
      <w:pPr>
        <w:pStyle w:val="Heading2"/>
        <w:numPr>
          <w:ilvl w:val="0"/>
          <w:numId w:val="7"/>
        </w:numPr>
        <w:spacing w:before="0" w:after="120" w:line="360" w:lineRule="auto"/>
        <w:jc w:val="both"/>
        <w:rPr>
          <w:i w:val="0"/>
          <w:sz w:val="20"/>
          <w:szCs w:val="20"/>
          <w:lang w:val="en-US"/>
        </w:rPr>
      </w:pPr>
      <w:r w:rsidRPr="4020F58F">
        <w:rPr>
          <w:sz w:val="20"/>
          <w:szCs w:val="20"/>
          <w:lang w:val="en-US"/>
        </w:rPr>
        <w:t xml:space="preserve">Inclusion by </w:t>
      </w:r>
      <w:r w:rsidR="16161842" w:rsidRPr="4020F58F">
        <w:rPr>
          <w:sz w:val="20"/>
          <w:szCs w:val="20"/>
          <w:lang w:val="en-US"/>
        </w:rPr>
        <w:t>d</w:t>
      </w:r>
      <w:r w:rsidRPr="4020F58F">
        <w:rPr>
          <w:sz w:val="20"/>
          <w:szCs w:val="20"/>
          <w:lang w:val="en-US"/>
        </w:rPr>
        <w:t xml:space="preserve">esign </w:t>
      </w:r>
      <w:r w:rsidR="259E6689" w:rsidRPr="4020F58F">
        <w:rPr>
          <w:sz w:val="20"/>
          <w:szCs w:val="20"/>
          <w:lang w:val="en-US"/>
        </w:rPr>
        <w:t>d</w:t>
      </w:r>
      <w:r w:rsidRPr="4020F58F">
        <w:rPr>
          <w:sz w:val="20"/>
          <w:szCs w:val="20"/>
          <w:lang w:val="en-US"/>
        </w:rPr>
        <w:t>iversity</w:t>
      </w:r>
      <w:r w:rsidR="5A3A4345" w:rsidRPr="4020F58F">
        <w:rPr>
          <w:sz w:val="20"/>
          <w:szCs w:val="20"/>
          <w:lang w:val="en-US"/>
        </w:rPr>
        <w:t xml:space="preserve"> </w:t>
      </w:r>
      <w:r w:rsidRPr="4020F58F">
        <w:rPr>
          <w:i w:val="0"/>
          <w:sz w:val="20"/>
          <w:szCs w:val="20"/>
          <w:lang w:val="en-US"/>
        </w:rPr>
        <w:t xml:space="preserve">responds to the tension between </w:t>
      </w:r>
      <w:r w:rsidR="0086301F">
        <w:rPr>
          <w:i w:val="0"/>
          <w:sz w:val="20"/>
          <w:szCs w:val="20"/>
          <w:lang w:val="en-US"/>
        </w:rPr>
        <w:t>diversity and depth</w:t>
      </w:r>
      <w:r w:rsidRPr="4020F58F">
        <w:rPr>
          <w:i w:val="0"/>
          <w:sz w:val="20"/>
          <w:szCs w:val="20"/>
          <w:lang w:val="en-US"/>
        </w:rPr>
        <w:t xml:space="preserve"> by expanding access through hybrid participation channels, stratified recruitment, and diversity monitoring</w:t>
      </w:r>
      <w:r w:rsidR="5A3A4345" w:rsidRPr="4020F58F">
        <w:rPr>
          <w:i w:val="0"/>
          <w:sz w:val="20"/>
          <w:szCs w:val="20"/>
          <w:lang w:val="en-US"/>
        </w:rPr>
        <w:t xml:space="preserve"> </w:t>
      </w:r>
      <w:r w:rsidR="001F7B4F" w:rsidRPr="00763873">
        <w:rPr>
          <w:i w:val="0"/>
          <w:sz w:val="20"/>
          <w:szCs w:val="20"/>
        </w:rPr>
        <w:fldChar w:fldCharType="begin"/>
      </w:r>
      <w:r w:rsidR="005206A3" w:rsidRPr="00763873">
        <w:rPr>
          <w:i w:val="0"/>
          <w:sz w:val="20"/>
          <w:szCs w:val="20"/>
        </w:rPr>
        <w:instrText xml:space="preserve"> ADDIN ZOTERO_ITEM CSL_CITATION {"citationID":"nLGA8X5W","properties":{"unsorted":false,"formattedCitation":"[16]","plainCitation":"[16]","noteIndex":0},"citationItems":[{"id":1945,"uris":["http://zotero.org/groups/5784389/items/BCXCYR2G"],"itemData":{"id":1945,"type":"article-journal","abstract":"This paper explores the perspectives of different urban actors regarding public participation in the context of the increasing incorporation of digital technologies and urban platforms. The study is based on three workshops with local governance actors, six semi-structured interviews with academics in the fields of public participation and digital technologies and a citizen survey with 260 respondents. The results provide multi-perspective insights into the challenges of participatory processes and are synthesized into three contributions: (i) guidelines for effective public participation, including factors that encourage or discourage citizen engagement; (ii) guidelines for designing participatory platforms, highlighting specific features that promote digital engagement (i.e. social media, gamification and user-friendly interfaces), and (iii) a typology of digital participation platforms to connect the diverse needs of actor groups with the various possibilities provided by new technologies. The guidelines provide concrete recommendations to support both urban practitioners and interface designers in designing participatory strategies and platforms, respectively. Recognizing that there is no-one-size-fits-all platform, the typology provides a framework for the assessment and further development of digital platforms for public participation.\n            This article is part of the theme issue ‘Co-creating the future: participatory cities and digital governance’.","container-title":"Philosophical Transactions of the Royal Society A: Mathematical, Physical and Engineering Sciences","DOI":"10.1098/rsta.2024.0111","ISSN":"1364-503X, 1471-2962","issue":"2285","journalAbbreviation":"Phil. Trans. R. Soc. A.","language":"en","page":"20240111","source":"DOI.org (Crossref)","title":"No one-size-fits-all: Multi-actor perspectives on public participation and digital participatory platforms","title-short":"No one-size-fits-all","URL":"https://royalsocietypublishing.org/doi/10.1098/rsta.2024.0111","volume":"382","author":[{"family":"Gonçalves","given":"J. E."},{"family":"Ioannou","given":"I."},{"family":"Verma","given":"T."}],"accessed":{"date-parts":[["2026",5,15]]},"issued":{"date-parts":[["2024",12,16]]}}}],"schema":"https://github.com/citation-style-language/schema/raw/master/csl-citation.json"} </w:instrText>
      </w:r>
      <w:r w:rsidR="001F7B4F" w:rsidRPr="00763873">
        <w:rPr>
          <w:i w:val="0"/>
          <w:sz w:val="20"/>
          <w:szCs w:val="20"/>
        </w:rPr>
        <w:fldChar w:fldCharType="separate"/>
      </w:r>
      <w:r w:rsidR="005206A3" w:rsidRPr="00763873">
        <w:rPr>
          <w:i w:val="0"/>
          <w:sz w:val="20"/>
          <w:lang w:val="en-US"/>
          <w:rPrChange w:id="19" w:author="Maurice Flechtner" w:date="2026-05-28T10:33:00Z" w16du:dateUtc="2026-05-28T08:33:00Z">
            <w:rPr>
              <w:iCs/>
              <w:sz w:val="20"/>
              <w:lang w:val="en-US"/>
            </w:rPr>
          </w:rPrChange>
        </w:rPr>
        <w:t>[16]</w:t>
      </w:r>
      <w:r w:rsidR="001F7B4F" w:rsidRPr="00763873">
        <w:rPr>
          <w:i w:val="0"/>
          <w:sz w:val="20"/>
          <w:szCs w:val="20"/>
        </w:rPr>
        <w:fldChar w:fldCharType="end"/>
      </w:r>
      <w:r w:rsidR="5A3A4345" w:rsidRPr="4020F58F">
        <w:rPr>
          <w:i w:val="0"/>
          <w:sz w:val="20"/>
          <w:szCs w:val="20"/>
          <w:lang w:val="en-US"/>
        </w:rPr>
        <w:t>.</w:t>
      </w:r>
      <w:r w:rsidRPr="4020F58F">
        <w:rPr>
          <w:i w:val="0"/>
          <w:sz w:val="20"/>
          <w:szCs w:val="20"/>
          <w:lang w:val="en-US"/>
        </w:rPr>
        <w:t xml:space="preserve"> </w:t>
      </w:r>
    </w:p>
    <w:p w14:paraId="2D240CD7" w14:textId="0A0AD0CA" w:rsidR="4B9B70A8" w:rsidRPr="0086301F" w:rsidRDefault="6169EC6C" w:rsidP="0007390E">
      <w:pPr>
        <w:pStyle w:val="Heading2"/>
        <w:numPr>
          <w:ilvl w:val="0"/>
          <w:numId w:val="7"/>
        </w:numPr>
        <w:spacing w:before="0" w:after="120" w:line="360" w:lineRule="auto"/>
        <w:jc w:val="both"/>
        <w:rPr>
          <w:i w:val="0"/>
          <w:sz w:val="20"/>
          <w:szCs w:val="20"/>
        </w:rPr>
      </w:pPr>
      <w:r w:rsidRPr="4020F58F">
        <w:rPr>
          <w:sz w:val="20"/>
          <w:szCs w:val="20"/>
        </w:rPr>
        <w:t xml:space="preserve">Engagement by </w:t>
      </w:r>
      <w:r w:rsidR="59303687" w:rsidRPr="4020F58F">
        <w:rPr>
          <w:sz w:val="20"/>
          <w:szCs w:val="20"/>
        </w:rPr>
        <w:t>m</w:t>
      </w:r>
      <w:r w:rsidRPr="4020F58F">
        <w:rPr>
          <w:sz w:val="20"/>
          <w:szCs w:val="20"/>
        </w:rPr>
        <w:t xml:space="preserve">otivation </w:t>
      </w:r>
      <w:r w:rsidRPr="4020F58F">
        <w:rPr>
          <w:i w:val="0"/>
          <w:sz w:val="20"/>
          <w:szCs w:val="20"/>
        </w:rPr>
        <w:t>responds to the tension between consequentiality and engagement by sustaining participation through recognition, visible progress, and meaningful milestones</w:t>
      </w:r>
      <w:r w:rsidR="5A3A4345" w:rsidRPr="4020F58F">
        <w:rPr>
          <w:i w:val="0"/>
          <w:sz w:val="20"/>
          <w:szCs w:val="20"/>
        </w:rPr>
        <w:t xml:space="preserve"> </w:t>
      </w:r>
      <w:r w:rsidR="001F7B4F" w:rsidRPr="00763873">
        <w:rPr>
          <w:i w:val="0"/>
          <w:sz w:val="20"/>
          <w:szCs w:val="20"/>
        </w:rPr>
        <w:fldChar w:fldCharType="begin"/>
      </w:r>
      <w:r w:rsidR="00A85867" w:rsidRPr="00763873">
        <w:rPr>
          <w:i w:val="0"/>
          <w:sz w:val="20"/>
          <w:szCs w:val="20"/>
        </w:rPr>
        <w:instrText xml:space="preserve"> ADDIN ZOTERO_ITEM CSL_CITATION {"citationID":"9grw122l","properties":{"unsorted":false,"formattedCitation":"[31]","plainCitation":"[31]","noteIndex":0},"citationItems":[{"id":"wVBHFiSt/hYtxrkQZ","uris":["http://zotero.org/groups/5784389/items/UYPFPQ2U"],"itemData":{"id":1947,"type":"article-journal","container-title":"Educational Psychology Review","DOI":"10.1007/s10648-019-09498-w","ISSN":"1040-726X, 1573-336X","issue":"1","journalAbbreviation":"Educ Psychol Rev","language":"en","page":"77-112","source":"DOI.org (Crossref)","title":"The Gamification of Learning: a Meta-analysis","title-short":"The Gamification of Learning","URL":"http://link.springer.com/10.1007/s10648-019-09498-w","volume":"32","author":[{"family":"Sailer","given":"Michael"},{"family":"Homner","given":"Lisa"}],"accessed":{"date-parts":[["2026",5,15]]},"issued":{"date-parts":[["2020",3]]}}}],"schema":"https://github.com/citation-style-language/schema/raw/master/csl-citation.json"} </w:instrText>
      </w:r>
      <w:r w:rsidR="001F7B4F" w:rsidRPr="00763873">
        <w:rPr>
          <w:i w:val="0"/>
          <w:sz w:val="20"/>
          <w:szCs w:val="20"/>
        </w:rPr>
        <w:fldChar w:fldCharType="separate"/>
      </w:r>
      <w:r w:rsidR="00A85867" w:rsidRPr="00763873">
        <w:rPr>
          <w:i w:val="0"/>
          <w:sz w:val="20"/>
          <w:rPrChange w:id="20" w:author="Maurice Flechtner" w:date="2026-05-28T10:33:00Z" w16du:dateUtc="2026-05-28T08:33:00Z">
            <w:rPr>
              <w:iCs/>
              <w:sz w:val="20"/>
            </w:rPr>
          </w:rPrChange>
        </w:rPr>
        <w:t>[31]</w:t>
      </w:r>
      <w:r w:rsidR="001F7B4F" w:rsidRPr="00763873">
        <w:rPr>
          <w:i w:val="0"/>
          <w:sz w:val="20"/>
          <w:szCs w:val="20"/>
        </w:rPr>
        <w:fldChar w:fldCharType="end"/>
      </w:r>
      <w:r w:rsidR="5A3A4345" w:rsidRPr="4020F58F">
        <w:rPr>
          <w:i w:val="0"/>
          <w:sz w:val="20"/>
          <w:szCs w:val="20"/>
        </w:rPr>
        <w:t>.</w:t>
      </w:r>
      <w:r w:rsidRPr="4020F58F">
        <w:rPr>
          <w:i w:val="0"/>
          <w:sz w:val="20"/>
          <w:szCs w:val="20"/>
        </w:rPr>
        <w:t xml:space="preserve"> </w:t>
      </w:r>
    </w:p>
    <w:p w14:paraId="52C803E7" w14:textId="6B7670C4" w:rsidR="001D23CB" w:rsidRPr="000B51CA" w:rsidRDefault="6169EC6C" w:rsidP="0007390E">
      <w:pPr>
        <w:pStyle w:val="Heading2"/>
        <w:spacing w:before="0" w:after="120" w:line="360" w:lineRule="auto"/>
        <w:jc w:val="both"/>
        <w:rPr>
          <w:b/>
          <w:i w:val="0"/>
          <w:sz w:val="20"/>
          <w:szCs w:val="20"/>
          <w:lang w:val="en-US"/>
        </w:rPr>
      </w:pPr>
      <w:r w:rsidRPr="4020F58F">
        <w:rPr>
          <w:i w:val="0"/>
          <w:sz w:val="20"/>
          <w:szCs w:val="20"/>
        </w:rPr>
        <w:t xml:space="preserve">These strategies can be applied selectively depending on institutional constraints and often work best in combination. </w:t>
      </w:r>
      <w:r w:rsidR="5A3A4345" w:rsidRPr="4020F58F">
        <w:rPr>
          <w:i w:val="0"/>
          <w:sz w:val="20"/>
          <w:szCs w:val="20"/>
          <w:lang w:val="en-US"/>
        </w:rPr>
        <w:t>While these strategies provide a normatively anchored framework for addressing the tensions of large-scale deliberation, their implementation must be contextualised within specific institutional, technological, and social conditions.</w:t>
      </w:r>
      <w:r w:rsidR="06525077" w:rsidRPr="4020F58F">
        <w:rPr>
          <w:i w:val="0"/>
          <w:sz w:val="20"/>
          <w:szCs w:val="20"/>
          <w:lang w:val="en-US"/>
        </w:rPr>
        <w:t xml:space="preserve"> </w:t>
      </w:r>
      <w:r w:rsidR="5A3A4345" w:rsidRPr="4020F58F">
        <w:rPr>
          <w:i w:val="0"/>
          <w:sz w:val="20"/>
          <w:szCs w:val="20"/>
          <w:lang w:val="en-US"/>
        </w:rPr>
        <w:t>Their effectiveness depends on available resources, governance structures, technological infrastructures, and participant capacities.</w:t>
      </w:r>
    </w:p>
    <w:p w14:paraId="3B2A0D73" w14:textId="44305A5F" w:rsidR="4F0FD451" w:rsidRDefault="641A28DE" w:rsidP="0007390E">
      <w:pPr>
        <w:pStyle w:val="Heading2"/>
        <w:spacing w:before="0" w:after="120" w:line="360" w:lineRule="auto"/>
        <w:jc w:val="both"/>
      </w:pPr>
      <w:r>
        <w:rPr>
          <w:noProof/>
        </w:rPr>
        <w:lastRenderedPageBreak/>
        <w:drawing>
          <wp:inline distT="0" distB="0" distL="0" distR="0" wp14:anchorId="47CB3EF4" wp14:editId="24B3886B">
            <wp:extent cx="5076538" cy="6053570"/>
            <wp:effectExtent l="0" t="0" r="0" b="0"/>
            <wp:docPr id="409235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35700" name="Picture 409235700"/>
                    <pic:cNvPicPr/>
                  </pic:nvPicPr>
                  <pic:blipFill>
                    <a:blip r:embed="rId9">
                      <a:extLst>
                        <a:ext uri="{28A0092B-C50C-407E-A947-70E740481C1C}">
                          <a14:useLocalDpi xmlns:a14="http://schemas.microsoft.com/office/drawing/2010/main"/>
                        </a:ext>
                      </a:extLst>
                    </a:blip>
                    <a:stretch>
                      <a:fillRect/>
                    </a:stretch>
                  </pic:blipFill>
                  <pic:spPr>
                    <a:xfrm>
                      <a:off x="0" y="0"/>
                      <a:ext cx="5076538" cy="6053570"/>
                    </a:xfrm>
                    <a:prstGeom prst="rect">
                      <a:avLst/>
                    </a:prstGeom>
                  </pic:spPr>
                </pic:pic>
              </a:graphicData>
            </a:graphic>
          </wp:inline>
        </w:drawing>
      </w:r>
    </w:p>
    <w:p w14:paraId="2F3728A9" w14:textId="08304980" w:rsidR="653D823B" w:rsidRDefault="653D823B" w:rsidP="00763873">
      <w:pPr>
        <w:pStyle w:val="Heading2"/>
        <w:spacing w:before="0" w:after="120" w:line="360" w:lineRule="auto"/>
        <w:jc w:val="both"/>
        <w:rPr>
          <w:i w:val="0"/>
          <w:sz w:val="20"/>
          <w:szCs w:val="20"/>
          <w:lang w:val="en-US"/>
        </w:rPr>
      </w:pPr>
      <w:r w:rsidRPr="4020F58F">
        <w:rPr>
          <w:i w:val="0"/>
          <w:sz w:val="20"/>
          <w:szCs w:val="20"/>
          <w:lang w:val="en-US"/>
        </w:rPr>
        <w:t>Figure 1: Upscaling deliberation from principles to treatments</w:t>
      </w:r>
    </w:p>
    <w:p w14:paraId="0FBAA274" w14:textId="75F3DC93" w:rsidR="589EDACC" w:rsidRDefault="589EDACC">
      <w:pPr>
        <w:spacing w:line="360" w:lineRule="auto"/>
        <w:jc w:val="both"/>
        <w:rPr>
          <w:lang w:val="en-US"/>
        </w:rPr>
        <w:pPrChange w:id="21" w:author="Maurice Flechtner" w:date="2026-05-28T10:37:00Z" w16du:dateUtc="2026-05-28T08:37:00Z">
          <w:pPr>
            <w:spacing w:line="360" w:lineRule="auto"/>
          </w:pPr>
        </w:pPrChange>
      </w:pPr>
      <w:r w:rsidRPr="4020F58F">
        <w:rPr>
          <w:i/>
          <w:iCs/>
          <w:lang w:val="en-US"/>
        </w:rPr>
        <w:t>Operational Enhancement Mechanisms:</w:t>
      </w:r>
      <w:r w:rsidRPr="4020F58F">
        <w:rPr>
          <w:lang w:val="en-US"/>
        </w:rPr>
        <w:t xml:space="preserve"> Beyond process-level strategies, the second dimension consists of transversal mechanisms that support deliberative quality across stages and modules. These mechanisms, AI-supported functionalities, gamification, and multimodal communication, do not define the deliberative architecture but enhance its implementation under real-world constraints.</w:t>
      </w:r>
      <w:r w:rsidR="00A85867">
        <w:rPr>
          <w:lang w:val="en-US"/>
        </w:rPr>
        <w:t xml:space="preserve"> Here are mapped into three different propositions, namely the AI-supported functionality, multimodal communication, and gamification:</w:t>
      </w:r>
    </w:p>
    <w:p w14:paraId="32801ADA" w14:textId="5DDD5F0F" w:rsidR="00A85867" w:rsidRDefault="589EDACC">
      <w:pPr>
        <w:pStyle w:val="ListParagraph"/>
        <w:numPr>
          <w:ilvl w:val="0"/>
          <w:numId w:val="12"/>
        </w:numPr>
        <w:spacing w:line="360" w:lineRule="auto"/>
        <w:jc w:val="both"/>
        <w:rPr>
          <w:lang w:val="en-US"/>
        </w:rPr>
        <w:pPrChange w:id="22" w:author="Maurice Flechtner" w:date="2026-05-28T10:37:00Z" w16du:dateUtc="2026-05-28T08:37:00Z">
          <w:pPr>
            <w:pStyle w:val="ListParagraph"/>
            <w:numPr>
              <w:numId w:val="12"/>
            </w:numPr>
            <w:spacing w:line="360" w:lineRule="auto"/>
            <w:ind w:left="720" w:hanging="360"/>
          </w:pPr>
        </w:pPrChange>
      </w:pPr>
      <w:r w:rsidRPr="00A85867">
        <w:rPr>
          <w:i/>
          <w:iCs/>
          <w:lang w:val="en-US"/>
        </w:rPr>
        <w:t>AI-supported functionalities</w:t>
      </w:r>
      <w:r w:rsidRPr="00A85867">
        <w:rPr>
          <w:lang w:val="en-US"/>
        </w:rPr>
        <w:t xml:space="preserve"> serve as enabling infrastructure throughout the deliberative process. They support coordination, accessibility, and sense-making at scale by performing tasks such as plain-language rewriting and multilingual translation during pre-deliberation, participation-balance monitoring and argument clustering during deliberation, and traceable synthesis with source-linked provenance in post-deliberation. AI tools can also power adaptive learning paths, detect under-represented groups in recruitment, and generate reflective prompts that compare participants' evolving positions with group-</w:t>
      </w:r>
      <w:r w:rsidRPr="00A85867">
        <w:rPr>
          <w:lang w:val="en-US"/>
        </w:rPr>
        <w:lastRenderedPageBreak/>
        <w:t xml:space="preserve">level reasoning. Crucially, these functionalities are designed as epistemic supporter and not authorities </w:t>
      </w:r>
      <w:del w:id="23" w:author="Maurice Flechtner" w:date="2026-05-28T10:41:00Z" w16du:dateUtc="2026-05-28T08:41:00Z">
        <w:r w:rsidRPr="00A85867" w:rsidDel="00763873">
          <w:rPr>
            <w:lang w:val="en-US"/>
          </w:rPr>
          <w:delText>(Ferrario et al.)</w:delText>
        </w:r>
      </w:del>
      <w:ins w:id="24" w:author="Maurice Flechtner" w:date="2026-05-28T10:41:00Z" w16du:dateUtc="2026-05-28T08:41:00Z">
        <w:r w:rsidR="00763873">
          <w:rPr>
            <w:lang w:val="en-US"/>
          </w:rPr>
          <w:t xml:space="preserve"> [40]</w:t>
        </w:r>
      </w:ins>
      <w:r w:rsidRPr="00A85867">
        <w:rPr>
          <w:lang w:val="en-US"/>
        </w:rPr>
        <w:t xml:space="preserve">: in principle, every AI-generated output should be subject to human review, and the role of AI must remain transparent and contestable throughout the process. </w:t>
      </w:r>
    </w:p>
    <w:p w14:paraId="54FF90DE" w14:textId="77777777" w:rsidR="00A85867" w:rsidRPr="00A85867" w:rsidRDefault="589EDACC">
      <w:pPr>
        <w:pStyle w:val="ListParagraph"/>
        <w:numPr>
          <w:ilvl w:val="0"/>
          <w:numId w:val="12"/>
        </w:numPr>
        <w:spacing w:line="360" w:lineRule="auto"/>
        <w:jc w:val="both"/>
        <w:rPr>
          <w:lang w:val="en-US"/>
        </w:rPr>
        <w:pPrChange w:id="25" w:author="Maurice Flechtner" w:date="2026-05-28T10:37:00Z" w16du:dateUtc="2026-05-28T08:37:00Z">
          <w:pPr>
            <w:pStyle w:val="ListParagraph"/>
            <w:numPr>
              <w:numId w:val="12"/>
            </w:numPr>
            <w:spacing w:line="360" w:lineRule="auto"/>
            <w:ind w:left="720" w:hanging="360"/>
          </w:pPr>
        </w:pPrChange>
      </w:pPr>
      <w:r w:rsidRPr="00A85867">
        <w:rPr>
          <w:i/>
          <w:iCs/>
          <w:lang w:val="en-US"/>
        </w:rPr>
        <w:t>Multimodal communication</w:t>
      </w:r>
      <w:r w:rsidRPr="00A85867">
        <w:rPr>
          <w:lang w:val="en-US"/>
        </w:rPr>
        <w:t xml:space="preserve"> enhances inclusion and comprehensibility by offering information and participation pathways through multiple formats (as text, audio, video, infographics, or interactive elements) so that participants can engage in ways aligned with their cognitive preferences, literacy levels, and accessibility needs</w:t>
      </w:r>
      <w:r w:rsidR="00A85867">
        <w:rPr>
          <w:lang w:val="en-US"/>
        </w:rPr>
        <w:t xml:space="preserve"> </w:t>
      </w:r>
      <w:r w:rsidR="00A85867">
        <w:rPr>
          <w:lang w:val="en-US"/>
        </w:rPr>
        <w:fldChar w:fldCharType="begin"/>
      </w:r>
      <w:r w:rsidR="00A85867">
        <w:rPr>
          <w:lang w:val="en-US"/>
        </w:rPr>
        <w:instrText xml:space="preserve"> ADDIN ZOTERO_ITEM CSL_CITATION {"citationID":"FjN29j1d","properties":{"unsorted":false,"formattedCitation":"[17]","plainCitation":"[17]","noteIndex":0},"citationItems":[{"id":1962,"uris":["http://zotero.org/groups/5784389/items/UXH8YUAC"],"itemData":{"id":1962,"type":"article-journal","abstract":"This paper explores the perspectives of different urban actors regarding public participation in the context of the increasing incorporation of digital technologies and urban platforms. The study is based on three workshops with local governance actors, six semi-structured interviews with academics in the fields of public participation and digital technologies and a citizen survey with 260 respondents. The results provide multi-perspective insights into the challenges of participatory processes and are synthesized into three contributions: (i) guidelines for effective public participation, including factors that encourage or discourage citizen engagement; (ii) guidelines for designing participatory platforms, highlighting specific features that promote digital engagement (i.e. social media, gamification and user-friendly interfaces), and (iii) a typology of digital participation platforms to connect the diverse needs of actor groups with the various possibilities provided by new technologies. The guidelines provide concrete recommendations to support both urban practitioners and interface designers in designing participatory strategies and platforms, respectively. Recognizing that there is no-one-size-fits-all platform, the typology provides a framework for the assessment and further development of digital platforms for public participation.\n            This article is part of the theme issue ‘Co-creating the future: participatory cities and digital governance’.","container-title":"Philosophical Transactions of the Royal Society A: Mathematical, Physical and Engineering Sciences","DOI":"10.1098/rsta.2024.0111","ISSN":"1364-503X, 1471-2962","issue":"2285","journalAbbreviation":"Phil. Trans. R. Soc. A.","language":"en","page":"20240111","source":"DOI.org (Crossref)","title":"No one-size-fits-all: Multi-actor perspectives on public participation and digital participatory platforms","title-short":"No one-size-fits-all","URL":"https://royalsocietypublishing.org/doi/10.1098/rsta.2024.0111","volume":"382","author":[{"family":"Gonçalves","given":"J. E."},{"family":"Ioannou","given":"I."},{"family":"Verma","given":"T."}],"accessed":{"date-parts":[["2026",5,27]]},"issued":{"date-parts":[["2024",12,16]]}}}],"schema":"https://github.com/citation-style-language/schema/raw/master/csl-citation.json"} </w:instrText>
      </w:r>
      <w:r w:rsidR="00A85867">
        <w:rPr>
          <w:lang w:val="en-US"/>
        </w:rPr>
        <w:fldChar w:fldCharType="separate"/>
      </w:r>
      <w:r w:rsidR="00A85867" w:rsidRPr="00A85867">
        <w:rPr>
          <w:lang w:val="en-US"/>
        </w:rPr>
        <w:t>[17]</w:t>
      </w:r>
      <w:r w:rsidR="00A85867">
        <w:rPr>
          <w:lang w:val="en-US"/>
        </w:rPr>
        <w:fldChar w:fldCharType="end"/>
      </w:r>
      <w:r w:rsidRPr="00A85867">
        <w:rPr>
          <w:lang w:val="en-US"/>
        </w:rPr>
        <w:t xml:space="preserve">. </w:t>
      </w:r>
      <w:r w:rsidR="00A85867">
        <w:rPr>
          <w:lang w:val="en-US"/>
        </w:rPr>
        <w:t xml:space="preserve"> </w:t>
      </w:r>
      <w:r w:rsidR="00A85867" w:rsidRPr="00A85867">
        <w:rPr>
          <w:lang w:val="en-GB"/>
        </w:rPr>
        <w:t>Multimodality reduces cognitive overload and lowers barriers linked to education, language, or digital fluency by combining formats such as videos, visuals, and text summaries. In this way, it operationalises inclusion by comprehensibility while supporting plural participation at scale.</w:t>
      </w:r>
    </w:p>
    <w:p w14:paraId="25C5C84E" w14:textId="381D08AE" w:rsidR="589EDACC" w:rsidRPr="00A85867" w:rsidRDefault="589EDACC">
      <w:pPr>
        <w:pStyle w:val="ListParagraph"/>
        <w:numPr>
          <w:ilvl w:val="0"/>
          <w:numId w:val="12"/>
        </w:numPr>
        <w:spacing w:line="360" w:lineRule="auto"/>
        <w:jc w:val="both"/>
        <w:rPr>
          <w:lang w:val="en-US"/>
        </w:rPr>
        <w:pPrChange w:id="26" w:author="Maurice Flechtner" w:date="2026-05-28T10:37:00Z" w16du:dateUtc="2026-05-28T08:37:00Z">
          <w:pPr>
            <w:pStyle w:val="ListParagraph"/>
            <w:numPr>
              <w:numId w:val="12"/>
            </w:numPr>
            <w:spacing w:line="360" w:lineRule="auto"/>
            <w:ind w:left="720" w:hanging="360"/>
          </w:pPr>
        </w:pPrChange>
      </w:pPr>
      <w:r w:rsidRPr="00A85867">
        <w:rPr>
          <w:i/>
          <w:iCs/>
          <w:lang w:val="en-US"/>
        </w:rPr>
        <w:t>Gamification</w:t>
      </w:r>
      <w:r w:rsidRPr="00A85867">
        <w:rPr>
          <w:lang w:val="en-US"/>
        </w:rPr>
        <w:t xml:space="preserve"> sustains motivation, engagement, and learning by introducing elements of play, such as rewards, progress indicators, cooperative challenges, and reflective prompts, into the deliberative process</w:t>
      </w:r>
      <w:r w:rsidR="00A85867">
        <w:rPr>
          <w:lang w:val="en-US"/>
        </w:rPr>
        <w:t xml:space="preserve"> </w:t>
      </w:r>
      <w:r w:rsidR="00A85867">
        <w:rPr>
          <w:lang w:val="en-US"/>
        </w:rPr>
        <w:fldChar w:fldCharType="begin"/>
      </w:r>
      <w:r w:rsidR="00A85867">
        <w:rPr>
          <w:lang w:val="en-US"/>
        </w:rPr>
        <w:instrText xml:space="preserve"> ADDIN ZOTERO_ITEM CSL_CITATION {"citationID":"Qbhj12rH","properties":{"unsorted":false,"formattedCitation":"[38]","plainCitation":"[38]","noteIndex":0},"citationItems":[{"id":1953,"uris":["http://zotero.org/groups/5784389/items/Q7BXZ7C8"],"itemData":{"id":1953,"type":"paper-conference","container-title":"25th IFIP WG 8.5 International Conference, EGOV 2026 Proceedings","event-title":"Electronic Government","publisher":"Springer","title":"Gamifying Deliberation: Towards a Process-Sensitive Framework","author":[{"family":"Von Ostheim","given":"Yannick"},{"family":"Flechtner","given":"Maurice"},{"family":"Veri","given":"Francesco"}],"issued":{"date-parts":[["2026"]]}}}],"schema":"https://github.com/citation-style-language/schema/raw/master/csl-citation.json"} </w:instrText>
      </w:r>
      <w:r w:rsidR="00A85867">
        <w:rPr>
          <w:lang w:val="en-US"/>
        </w:rPr>
        <w:fldChar w:fldCharType="separate"/>
      </w:r>
      <w:r w:rsidR="00A85867" w:rsidRPr="00A85867">
        <w:rPr>
          <w:lang w:val="en-US"/>
        </w:rPr>
        <w:t>[38]</w:t>
      </w:r>
      <w:r w:rsidR="00A85867">
        <w:rPr>
          <w:lang w:val="en-US"/>
        </w:rPr>
        <w:fldChar w:fldCharType="end"/>
      </w:r>
      <w:r w:rsidRPr="00A85867">
        <w:rPr>
          <w:lang w:val="en-US"/>
        </w:rPr>
        <w:t>. Rather than trivialising political participation, well-designed gamification makes reflection and cooperation intrinsically motivating. This includes motivational gamification (digital badges, progress bars, collective milestones) to sustain participation across stages, cooperative gamification (group achievements, shared goals) to build collective identity, learning gamification (quizzes, role-plays, simulations) to make complex topics accessible, and reflective gamification (perspective-taking prompts, justification checkpoints) to deepen reasoning. Gamification goal</w:t>
      </w:r>
      <w:ins w:id="27" w:author="Maurice Flechtner" w:date="2026-05-28T10:43:00Z" w16du:dateUtc="2026-05-28T08:43:00Z">
        <w:r w:rsidR="002305E9">
          <w:rPr>
            <w:lang w:val="en-US"/>
          </w:rPr>
          <w:t>s</w:t>
        </w:r>
      </w:ins>
      <w:r w:rsidR="006C7F9B">
        <w:rPr>
          <w:lang w:val="en-US"/>
        </w:rPr>
        <w:t xml:space="preserve"> </w:t>
      </w:r>
      <w:del w:id="28" w:author="Maurice Flechtner" w:date="2026-05-28T10:43:00Z" w16du:dateUtc="2026-05-28T08:43:00Z">
        <w:r w:rsidRPr="00A85867" w:rsidDel="002305E9">
          <w:rPr>
            <w:lang w:val="en-US"/>
          </w:rPr>
          <w:delText xml:space="preserve"> it</w:delText>
        </w:r>
      </w:del>
      <w:ins w:id="29" w:author="Maurice Flechtner" w:date="2026-05-28T10:43:00Z" w16du:dateUtc="2026-05-28T08:43:00Z">
        <w:r w:rsidR="002305E9">
          <w:rPr>
            <w:lang w:val="en-US"/>
          </w:rPr>
          <w:t>need</w:t>
        </w:r>
      </w:ins>
      <w:r w:rsidRPr="00A85867">
        <w:rPr>
          <w:lang w:val="en-US"/>
        </w:rPr>
        <w:t xml:space="preserve"> to </w:t>
      </w:r>
      <w:ins w:id="30" w:author="Maurice Flechtner" w:date="2026-05-28T10:43:00Z" w16du:dateUtc="2026-05-28T08:43:00Z">
        <w:r w:rsidR="002305E9">
          <w:rPr>
            <w:lang w:val="en-US"/>
          </w:rPr>
          <w:t xml:space="preserve">be </w:t>
        </w:r>
      </w:ins>
      <w:r w:rsidRPr="00A85867">
        <w:rPr>
          <w:lang w:val="en-US"/>
        </w:rPr>
        <w:t>tailor</w:t>
      </w:r>
      <w:ins w:id="31" w:author="Maurice Flechtner" w:date="2026-05-28T10:43:00Z" w16du:dateUtc="2026-05-28T08:43:00Z">
        <w:r w:rsidR="002305E9">
          <w:rPr>
            <w:lang w:val="en-US"/>
          </w:rPr>
          <w:t>ed to</w:t>
        </w:r>
      </w:ins>
      <w:r w:rsidRPr="00A85867">
        <w:rPr>
          <w:lang w:val="en-US"/>
        </w:rPr>
        <w:t xml:space="preserve"> the normative priorities of deliberation, and </w:t>
      </w:r>
      <w:ins w:id="32" w:author="Maurice Flechtner" w:date="2026-05-28T10:44:00Z" w16du:dateUtc="2026-05-28T08:44:00Z">
        <w:r w:rsidR="002305E9">
          <w:rPr>
            <w:lang w:val="en-US"/>
          </w:rPr>
          <w:t xml:space="preserve">should </w:t>
        </w:r>
      </w:ins>
      <w:del w:id="33" w:author="Maurice Flechtner" w:date="2026-05-28T10:44:00Z" w16du:dateUtc="2026-05-28T08:44:00Z">
        <w:r w:rsidRPr="00A85867" w:rsidDel="002305E9">
          <w:rPr>
            <w:lang w:val="en-US"/>
          </w:rPr>
          <w:delText xml:space="preserve">therefore it must be carefully calibrated to </w:delText>
        </w:r>
      </w:del>
      <w:r w:rsidRPr="00A85867">
        <w:rPr>
          <w:lang w:val="en-US"/>
        </w:rPr>
        <w:t>avoid privileging activity over quality or competition over authentic deliberative exchange.</w:t>
      </w:r>
    </w:p>
    <w:p w14:paraId="457B151E" w14:textId="35899BA6" w:rsidR="007A3FF1" w:rsidRDefault="007A3FF1" w:rsidP="0007390E">
      <w:pPr>
        <w:spacing w:after="120" w:line="360" w:lineRule="auto"/>
        <w:jc w:val="both"/>
      </w:pPr>
    </w:p>
    <w:p w14:paraId="47A1F8DB" w14:textId="03971302" w:rsidR="00223EB5" w:rsidRPr="000B5778" w:rsidRDefault="56F0A218" w:rsidP="0007390E">
      <w:pPr>
        <w:pStyle w:val="Heading1"/>
        <w:spacing w:line="360" w:lineRule="auto"/>
      </w:pPr>
      <w:r>
        <w:t>3</w:t>
      </w:r>
      <w:r w:rsidR="39D61B79">
        <w:t>.</w:t>
      </w:r>
      <w:r>
        <w:t xml:space="preserve"> The DPDT: Architecture and Design</w:t>
      </w:r>
    </w:p>
    <w:p w14:paraId="2BD4BEE7" w14:textId="4F68BCDF" w:rsidR="00223EB5" w:rsidRPr="000B5778" w:rsidRDefault="56F0A218" w:rsidP="0007390E">
      <w:pPr>
        <w:pStyle w:val="Heading2"/>
        <w:spacing w:line="360" w:lineRule="auto"/>
      </w:pPr>
      <w:r>
        <w:t>3.1</w:t>
      </w:r>
      <w:r w:rsidR="39D61B79">
        <w:t>.</w:t>
      </w:r>
      <w:r>
        <w:t xml:space="preserve"> Theoretical Foundations</w:t>
      </w:r>
    </w:p>
    <w:p w14:paraId="3E2738F3" w14:textId="62D4A465" w:rsidR="4B9B70A8" w:rsidRDefault="499BDCF6" w:rsidP="00A85867">
      <w:pPr>
        <w:spacing w:line="360" w:lineRule="auto"/>
        <w:jc w:val="both"/>
      </w:pPr>
      <w:r w:rsidRPr="4020F58F">
        <w:rPr>
          <w:sz w:val="22"/>
          <w:szCs w:val="22"/>
        </w:rPr>
        <w:t xml:space="preserve"> </w:t>
      </w:r>
      <w:r w:rsidRPr="4020F58F">
        <w:t xml:space="preserve">The DPDT is built on a generative logic that connects deliberative problems to design solutions through a structured decision procedure. Its theoretical backbone consists of three interlocking elements: </w:t>
      </w:r>
      <w:r w:rsidR="63C26755" w:rsidRPr="4020F58F">
        <w:t xml:space="preserve">1) </w:t>
      </w:r>
      <w:r w:rsidRPr="4020F58F">
        <w:t>a process scaffold that defines where</w:t>
      </w:r>
      <w:ins w:id="34" w:author="Maurice Flechtner" w:date="2026-05-28T10:45:00Z" w16du:dateUtc="2026-05-28T08:45:00Z">
        <w:r w:rsidR="002305E9">
          <w:t xml:space="preserve"> and how an intervention should be placed within the</w:t>
        </w:r>
      </w:ins>
      <w:r w:rsidRPr="4020F58F">
        <w:t xml:space="preserve"> </w:t>
      </w:r>
      <w:r w:rsidR="06E8074D">
        <w:t xml:space="preserve">process </w:t>
      </w:r>
      <w:r w:rsidR="0C2DC534">
        <w:t>design</w:t>
      </w:r>
      <w:del w:id="35" w:author="Maurice Flechtner" w:date="2026-05-28T10:45:00Z" w16du:dateUtc="2026-05-28T08:45:00Z">
        <w:r w:rsidR="06E8074D" w:rsidDel="002305E9">
          <w:delText xml:space="preserve"> a</w:delText>
        </w:r>
        <w:r w:rsidRPr="005206A3" w:rsidDel="002305E9">
          <w:delText>n</w:delText>
        </w:r>
        <w:r w:rsidR="05E7DC03" w:rsidRPr="4020F58F" w:rsidDel="002305E9">
          <w:delText>d</w:delText>
        </w:r>
        <w:r w:rsidRPr="005206A3" w:rsidDel="002305E9">
          <w:delText xml:space="preserve"> </w:delText>
        </w:r>
        <w:r w:rsidR="442C6376" w:rsidRPr="4020F58F" w:rsidDel="002305E9">
          <w:delText xml:space="preserve">how </w:delText>
        </w:r>
        <w:r w:rsidRPr="005206A3" w:rsidDel="002305E9">
          <w:delText>interventions can be placed</w:delText>
        </w:r>
      </w:del>
      <w:r w:rsidRPr="005206A3">
        <w:t xml:space="preserve">, </w:t>
      </w:r>
      <w:r w:rsidR="6827F732" w:rsidRPr="4020F58F">
        <w:t xml:space="preserve">2) </w:t>
      </w:r>
      <w:r w:rsidRPr="005206A3">
        <w:t xml:space="preserve">a constraining taxonomy that </w:t>
      </w:r>
      <w:r w:rsidR="531C84BF" w:rsidRPr="4020F58F">
        <w:t xml:space="preserve">maps into the upscaling challenges and </w:t>
      </w:r>
      <w:r w:rsidRPr="005206A3">
        <w:t xml:space="preserve">specifies what problems must be addressed, and </w:t>
      </w:r>
      <w:r w:rsidR="7D0B2D2C" w:rsidRPr="4020F58F">
        <w:t xml:space="preserve">3) </w:t>
      </w:r>
      <w:r w:rsidRPr="005206A3">
        <w:t>two solution dimensions that determine how those problems are resolved. Together, these elements produce a decision-tree architecture in which each node corresponds to a design choice anchored in deliberative theory</w:t>
      </w:r>
      <w:r w:rsidR="5968A7DD" w:rsidRPr="4020F58F">
        <w:t xml:space="preserve"> (figure 2)</w:t>
      </w:r>
      <w:r w:rsidRPr="005206A3">
        <w:t>.</w:t>
      </w:r>
      <w:r w:rsidR="736A0FFD" w:rsidRPr="4020F58F">
        <w:t xml:space="preserve"> </w:t>
      </w:r>
      <w:r w:rsidR="736A0FFD" w:rsidRPr="005206A3">
        <w:t xml:space="preserve">Rather than a deterministic optimisation model, the DPDT functions as a decision-support architecture that systematically links contextual </w:t>
      </w:r>
      <w:r w:rsidR="77DF2D6C" w:rsidRPr="4020F58F">
        <w:t>conditions</w:t>
      </w:r>
      <w:r w:rsidR="736A0FFD" w:rsidRPr="005206A3">
        <w:t>, deliberative vulnerabilities, and appropriate design responses.</w:t>
      </w:r>
    </w:p>
    <w:p w14:paraId="6EA62554" w14:textId="2A92D520" w:rsidR="00E45845" w:rsidRDefault="4A963D8F" w:rsidP="0007390E">
      <w:pPr>
        <w:spacing w:after="120" w:line="360" w:lineRule="auto"/>
        <w:jc w:val="both"/>
      </w:pPr>
      <w:r>
        <w:t xml:space="preserve">The theoretical backbone of the DPDT comprises </w:t>
      </w:r>
      <w:r w:rsidR="010C4F60">
        <w:t>three</w:t>
      </w:r>
      <w:r>
        <w:t xml:space="preserve"> interconnected layers:</w:t>
      </w:r>
    </w:p>
    <w:p w14:paraId="46F4CD7F" w14:textId="23438E7D" w:rsidR="00E45845" w:rsidRDefault="508B4520" w:rsidP="0007390E">
      <w:pPr>
        <w:pStyle w:val="ListParagraph"/>
        <w:numPr>
          <w:ilvl w:val="0"/>
          <w:numId w:val="8"/>
        </w:numPr>
        <w:spacing w:after="120" w:line="360" w:lineRule="auto"/>
        <w:jc w:val="both"/>
        <w:rPr>
          <w:lang w:val="en-US"/>
        </w:rPr>
      </w:pPr>
      <w:r w:rsidRPr="00722DBF">
        <w:rPr>
          <w:i/>
          <w:iCs/>
          <w:lang w:val="en-US"/>
        </w:rPr>
        <w:t xml:space="preserve">The process scaffold </w:t>
      </w:r>
      <w:r w:rsidRPr="00722DBF">
        <w:rPr>
          <w:lang w:val="en-US"/>
        </w:rPr>
        <w:t xml:space="preserve">provides the structural substrate into which all design interventions are embedded. It consists of a </w:t>
      </w:r>
      <w:r w:rsidR="559702FC" w:rsidRPr="4020F58F">
        <w:rPr>
          <w:lang w:val="en-US"/>
        </w:rPr>
        <w:t xml:space="preserve">process design </w:t>
      </w:r>
      <w:r w:rsidR="00A85867" w:rsidRPr="4020F58F">
        <w:rPr>
          <w:lang w:val="en-US"/>
        </w:rPr>
        <w:t>discussed</w:t>
      </w:r>
      <w:r w:rsidR="559702FC" w:rsidRPr="4020F58F">
        <w:rPr>
          <w:lang w:val="en-US"/>
        </w:rPr>
        <w:t xml:space="preserve"> above (</w:t>
      </w:r>
      <w:r w:rsidR="00A85867" w:rsidRPr="4020F58F">
        <w:rPr>
          <w:lang w:val="en-US"/>
        </w:rPr>
        <w:t>i.e.</w:t>
      </w:r>
      <w:r w:rsidR="559702FC" w:rsidRPr="4020F58F">
        <w:rPr>
          <w:lang w:val="en-US"/>
        </w:rPr>
        <w:t xml:space="preserve">, </w:t>
      </w:r>
      <w:r w:rsidRPr="00722DBF">
        <w:rPr>
          <w:lang w:val="en-US"/>
        </w:rPr>
        <w:t>four-stage deliberative pipeline</w:t>
      </w:r>
      <w:r w:rsidR="0059738C" w:rsidRPr="4020F58F">
        <w:rPr>
          <w:lang w:val="en-US"/>
        </w:rPr>
        <w:t xml:space="preserve"> and nine modules </w:t>
      </w:r>
      <w:r w:rsidR="00A85867" w:rsidRPr="4020F58F">
        <w:rPr>
          <w:lang w:val="en-US"/>
        </w:rPr>
        <w:t>procedural</w:t>
      </w:r>
      <w:r w:rsidR="0059738C" w:rsidRPr="4020F58F">
        <w:rPr>
          <w:lang w:val="en-US"/>
        </w:rPr>
        <w:t xml:space="preserve"> functions). </w:t>
      </w:r>
      <w:r w:rsidR="0B4542E8" w:rsidRPr="00722DBF">
        <w:rPr>
          <w:lang w:val="en-US"/>
        </w:rPr>
        <w:t xml:space="preserve">The scaffold is not itself a design </w:t>
      </w:r>
      <w:r w:rsidR="48B1185A" w:rsidRPr="4020F58F">
        <w:rPr>
          <w:lang w:val="en-US"/>
        </w:rPr>
        <w:t>prescription,</w:t>
      </w:r>
      <w:r w:rsidR="0B4542E8" w:rsidRPr="00722DBF">
        <w:rPr>
          <w:lang w:val="en-US"/>
        </w:rPr>
        <w:t xml:space="preserve"> but a map of the functional positions at which scaling tensions and operational constraints are most likely to manifest, and at which design responses can therefore be most effectively targeted.</w:t>
      </w:r>
      <w:r w:rsidR="0B4542E8" w:rsidRPr="4020F58F">
        <w:rPr>
          <w:lang w:val="en-US"/>
        </w:rPr>
        <w:t xml:space="preserve"> </w:t>
      </w:r>
    </w:p>
    <w:p w14:paraId="45C5A997" w14:textId="636C564A" w:rsidR="00E45845" w:rsidRDefault="5CB97AC5" w:rsidP="0007390E">
      <w:pPr>
        <w:pStyle w:val="ListParagraph"/>
        <w:numPr>
          <w:ilvl w:val="0"/>
          <w:numId w:val="8"/>
        </w:numPr>
        <w:spacing w:after="120" w:line="360" w:lineRule="auto"/>
        <w:jc w:val="both"/>
        <w:rPr>
          <w:lang w:val="en-GB"/>
        </w:rPr>
      </w:pPr>
      <w:r w:rsidRPr="00722DBF">
        <w:rPr>
          <w:i/>
          <w:iCs/>
          <w:lang w:val="en-GB"/>
        </w:rPr>
        <w:lastRenderedPageBreak/>
        <w:t xml:space="preserve">The constraining taxonomy </w:t>
      </w:r>
      <w:r w:rsidRPr="00722DBF">
        <w:rPr>
          <w:lang w:val="en-GB"/>
        </w:rPr>
        <w:t>defines the problem space</w:t>
      </w:r>
      <w:r w:rsidR="33B2DA53" w:rsidRPr="4020F58F">
        <w:rPr>
          <w:lang w:val="en-GB"/>
        </w:rPr>
        <w:t xml:space="preserve"> from the challenges framework discussed above. As such,</w:t>
      </w:r>
      <w:r w:rsidRPr="00722DBF">
        <w:rPr>
          <w:lang w:val="en-GB"/>
        </w:rPr>
        <w:t xml:space="preserve"> </w:t>
      </w:r>
      <w:r w:rsidR="203DDE6C" w:rsidRPr="4020F58F">
        <w:rPr>
          <w:lang w:val="en-GB"/>
        </w:rPr>
        <w:t>i</w:t>
      </w:r>
      <w:r w:rsidRPr="00722DBF">
        <w:rPr>
          <w:lang w:val="en-GB"/>
        </w:rPr>
        <w:t>t integrates</w:t>
      </w:r>
      <w:r w:rsidR="68976DD7" w:rsidRPr="4020F58F">
        <w:rPr>
          <w:lang w:val="en-GB"/>
        </w:rPr>
        <w:t xml:space="preserve"> four normative</w:t>
      </w:r>
      <w:r w:rsidRPr="00722DBF">
        <w:rPr>
          <w:lang w:val="en-GB"/>
        </w:rPr>
        <w:t xml:space="preserve"> structural tensions </w:t>
      </w:r>
      <w:r w:rsidR="196E44A3" w:rsidRPr="4020F58F">
        <w:rPr>
          <w:lang w:val="en-GB"/>
        </w:rPr>
        <w:t xml:space="preserve">and </w:t>
      </w:r>
      <w:r w:rsidRPr="00722DBF">
        <w:rPr>
          <w:lang w:val="en-GB"/>
        </w:rPr>
        <w:t xml:space="preserve">real-world constraints, grouped into three dimensions: operational constraints (consultative-only mandates, top-down framing, single-cycle time-bounded processes), format constraints (asynchronous-only interaction, flat discussion structures, open self-selected participation), and resource constraints (absence of grouping functionalities, limited facilitation capacity, and weak feedback and uptake mechanisms) </w:t>
      </w:r>
      <w:r>
        <w:fldChar w:fldCharType="begin"/>
      </w:r>
      <w:r w:rsidR="00A85867">
        <w:instrText xml:space="preserve"> ADDIN ZOTERO_ITEM CSL_CITATION {"citationID":"T7CFyTOH","properties":{"unsorted":false,"formattedCitation":"[3,4,39]","plainCitation":"[3,4,39]","noteIndex":0},"citationItems":[{"id":1952,"uris":["http://zotero.org/groups/5784389/items/38RZ7E7H"],"itemData":{"id":1952,"type":"report","collection-title":"Kettering Foundation Working Paper","title":"The promise and problems of online deliberation","URL":"https://localgovernment.extension.wisc.edu/files/2016/04/Black-Online-Delib-KFWP-2011-2.pdf","author":[{"family":"Black","given":"Laura W"}],"issued":{"date-parts":[["2011"]]}}},{"id":1949,"uris":["http://zotero.org/groups/5784389/items/CXE4XIII"],"itemData":{"id":1949,"type":"article-journal","container-title":"Journal of Information Technology &amp; Politics","DOI":"10.1080/19331681.2011.635957","ISSN":"1933-1681, 1933-169X","issue":"1","journalAbbreviation":"Journal of Information Technology &amp; Politics","language":"en","page":"1-15","source":"DOI.org (Crossref)","title":"Under Construction: The Field of Online Deliberation Research","title-short":"Under Construction","URL":"http://www.tandfonline.com/doi/abs/10.1080/19331681.2011.635957","volume":"9","author":[{"family":"Coleman","given":"Stephen"},{"family":"Moss","given":"Giles"}],"accessed":{"date-parts":[["2026",5,15]]},"issued":{"date-parts":[["2012",1]]}}},{"id":1950,"uris":["http://zotero.org/groups/5784389/items/LRTS9SQB"],"itemData":{"id":1950,"type":"article-journal","abstract":"Within democratic theory, the deliberative variant has assumed pre-eminence. It represents for many the ideal of democracy, and in pursuit of this ideal, online discussion forums have been proposed as solutions to the practical limits to mass deliberation. Critics have pointed to evidence which suggests that online discussion has tended to undermine deliberation. This article argues that this claim, which generates a stand-off between the two camps, misses a key issue: the role played by design in facilitating or thwarting deliberation. It argues that political choices are made both about the format and operation of the online discussion, and that this affects the possibility of deliberation. Evidence for the impact of design (and the choices behind it) is drawn from analysis of European Union and UK discussion forums. This evidence suggests that we should view deliberation as dependent on design and choice, rather than a predetermined product of the technology.","container-title":"New Media &amp; Society","DOI":"10.1177/1461444807081230","ISSN":"1461-4448, 1461-7315","issue":"5","journalAbbreviation":"New Media &amp; Society","language":"en","license":"https://journals.sagepub.com/page/policies/text-and-data-mining-license","page":"849-869","source":"DOI.org (Crossref)","title":"Democracy, deliberation and design: the case of online discussion forums","title-short":"Democracy, deliberation and design","URL":"https://journals.sagepub.com/doi/10.1177/1461444807081230","volume":"9","author":[{"family":"Wright","given":"Scott"},{"family":"Street","given":"John"}],"accessed":{"date-parts":[["2026",5,15]]},"issued":{"date-parts":[["2007",10]]}}}],"schema":"https://github.com/citation-style-language/schema/raw/master/csl-citation.json"} </w:instrText>
      </w:r>
      <w:r>
        <w:fldChar w:fldCharType="separate"/>
      </w:r>
      <w:r w:rsidR="00A85867" w:rsidRPr="00A85867">
        <w:rPr>
          <w:lang w:val="en-GB"/>
        </w:rPr>
        <w:t>[3,4,39]</w:t>
      </w:r>
      <w:r>
        <w:fldChar w:fldCharType="end"/>
      </w:r>
      <w:r w:rsidR="4A963D8F" w:rsidRPr="4020F58F">
        <w:rPr>
          <w:lang w:val="en-GB"/>
        </w:rPr>
        <w:t xml:space="preserve">. </w:t>
      </w:r>
      <w:r w:rsidR="3323849B" w:rsidRPr="4020F58F">
        <w:rPr>
          <w:sz w:val="22"/>
          <w:szCs w:val="22"/>
          <w:lang w:val="en-GB"/>
        </w:rPr>
        <w:t>C</w:t>
      </w:r>
      <w:r w:rsidR="3323849B" w:rsidRPr="00722DBF">
        <w:rPr>
          <w:lang w:val="en-GB"/>
        </w:rPr>
        <w:t>rucially, tensions and constraints are not independent: each constraint maps onto specific tensions it is likely to intensify, and both map onto the process stages and modules where they exert the greatest pressure. This cross-mapping is what gives the taxonomy its diagnostic function</w:t>
      </w:r>
      <w:r w:rsidR="3068C517" w:rsidRPr="4020F58F">
        <w:rPr>
          <w:lang w:val="en-GB"/>
        </w:rPr>
        <w:t>,</w:t>
      </w:r>
      <w:r w:rsidR="3323849B" w:rsidRPr="00722DBF">
        <w:rPr>
          <w:lang w:val="en-GB"/>
        </w:rPr>
        <w:t xml:space="preserve"> it allows designers to identify, for a given institutional context, which deliberative functions are most at risk and why.</w:t>
      </w:r>
    </w:p>
    <w:p w14:paraId="32F6AA04" w14:textId="634493E6" w:rsidR="56F0A218" w:rsidRDefault="54987EFF" w:rsidP="0007390E">
      <w:pPr>
        <w:numPr>
          <w:ilvl w:val="0"/>
          <w:numId w:val="8"/>
        </w:numPr>
        <w:spacing w:after="120" w:line="360" w:lineRule="auto"/>
        <w:jc w:val="both"/>
        <w:rPr>
          <w:sz w:val="22"/>
          <w:szCs w:val="22"/>
          <w:lang w:val="en-US"/>
        </w:rPr>
      </w:pPr>
      <w:r w:rsidRPr="4020F58F">
        <w:rPr>
          <w:i/>
          <w:iCs/>
          <w:lang w:val="en-US"/>
        </w:rPr>
        <w:t>Two solution dimensions</w:t>
      </w:r>
      <w:r w:rsidRPr="00722DBF">
        <w:rPr>
          <w:lang w:val="en-US"/>
        </w:rPr>
        <w:t xml:space="preserve"> define the response space. The first consists of six process-level scaling strategies </w:t>
      </w:r>
      <w:r w:rsidR="55F76BFF" w:rsidRPr="4020F58F">
        <w:rPr>
          <w:lang w:val="en-US"/>
        </w:rPr>
        <w:t>discussed above,</w:t>
      </w:r>
      <w:r w:rsidRPr="00722DBF">
        <w:rPr>
          <w:lang w:val="en-US"/>
        </w:rPr>
        <w:t xml:space="preserve"> each designed to address one or more structural tensions by restructuring the deliberative architecture itself. These strategies operate at the level of process design: they determine how interaction is organised, how participation is distributed, and how information flows across stages. The second dimension consists of operational enhancement mechanisms </w:t>
      </w:r>
      <w:r w:rsidR="38F9D178" w:rsidRPr="4020F58F">
        <w:rPr>
          <w:lang w:val="en-US"/>
        </w:rPr>
        <w:t xml:space="preserve">considering </w:t>
      </w:r>
      <w:r w:rsidRPr="00722DBF">
        <w:rPr>
          <w:lang w:val="en-US"/>
        </w:rPr>
        <w:t>a gamification catalogue of 22 mechanisms across motivational, cooperative, learning, and reflective types, and a multimodality catalogue of 32 tools</w:t>
      </w:r>
      <w:r w:rsidR="433FF4E3" w:rsidRPr="4020F58F">
        <w:rPr>
          <w:lang w:val="en-US"/>
        </w:rPr>
        <w:t xml:space="preserve">, </w:t>
      </w:r>
      <w:r w:rsidRPr="4020F58F">
        <w:rPr>
          <w:lang w:val="en-US"/>
        </w:rPr>
        <w:t>which function as transversal treatments that can be applied across stages and modules to reinforce deliberative quality under constraint</w:t>
      </w:r>
      <w:r w:rsidR="136DE131" w:rsidRPr="4020F58F">
        <w:rPr>
          <w:lang w:val="en-US"/>
        </w:rPr>
        <w:t xml:space="preserve"> </w:t>
      </w:r>
      <w:r w:rsidR="56F0A218">
        <w:fldChar w:fldCharType="begin"/>
      </w:r>
      <w:r w:rsidR="00A85867">
        <w:instrText xml:space="preserve"> ADDIN ZOTERO_ITEM CSL_CITATION {"citationID":"Q80razFF","properties":{"unsorted":false,"formattedCitation":"[32,38]","plainCitation":"[32,38]","noteIndex":0},"citationItems":[{"id":1954,"uris":["http://zotero.org/groups/5784389/items/JDNSC6KP"],"itemData":{"id":1954,"type":"article-journal","container-title":"Educational Psychology Review","DOI":"10.1007/s10648-019-09498-w","ISSN":"1040-726X, 1573-336X","issue":"1","journalAbbreviation":"Educ Psychol Rev","language":"en","page":"77-112","source":"DOI.org (Crossref)","title":"The Gamification of Learning: a Meta-analysis","title-short":"The Gamification of Learning","URL":"http://link.springer.com/10.1007/s10648-019-09498-w","volume":"32","author":[{"family":"Sailer","given":"Michael"},{"family":"Homner","given":"Lisa"}],"accessed":{"date-parts":[["2026",5,15]]},"issued":{"date-parts":[["2020",3]]}}},{"id":1953,"uris":["http://zotero.org/groups/5784389/items/Q7BXZ7C8"],"itemData":{"id":1953,"type":"paper-conference","container-title":"25th IFIP WG 8.5 International Conference, EGOV 2026 Proceedings","event-title":"Electronic Government","publisher":"Springer","title":"Gamifying Deliberation: Towards a Process-Sensitive Framework","author":[{"family":"Von Ostheim","given":"Yannick"},{"family":"Flechtner","given":"Maurice"},{"family":"Veri","given":"Francesco"}],"issued":{"date-parts":[["2026"]]}}}],"schema":"https://github.com/citation-style-language/schema/raw/master/csl-citation.json"} </w:instrText>
      </w:r>
      <w:r w:rsidR="56F0A218">
        <w:fldChar w:fldCharType="separate"/>
      </w:r>
      <w:r w:rsidR="00A85867" w:rsidRPr="00A85867">
        <w:rPr>
          <w:lang w:val="en-US"/>
        </w:rPr>
        <w:t>[32,38]</w:t>
      </w:r>
      <w:r w:rsidR="56F0A218">
        <w:fldChar w:fldCharType="end"/>
      </w:r>
      <w:r w:rsidR="136DE131" w:rsidRPr="4020F58F">
        <w:rPr>
          <w:lang w:val="en-US"/>
        </w:rPr>
        <w:t>.</w:t>
      </w:r>
      <w:r w:rsidR="799F4E29" w:rsidRPr="4020F58F">
        <w:rPr>
          <w:lang w:val="en-US"/>
        </w:rPr>
        <w:t>Where strategies reshape the architecture, operational mechanisms support its implementation by strengthening motivation, accessibility, comprehension, and coordination.</w:t>
      </w:r>
    </w:p>
    <w:p w14:paraId="74954A58" w14:textId="77777777" w:rsidR="000B5778" w:rsidRDefault="000B5778" w:rsidP="0007390E">
      <w:pPr>
        <w:pStyle w:val="ListParagraph"/>
        <w:spacing w:after="120" w:line="360" w:lineRule="auto"/>
        <w:ind w:left="360"/>
        <w:jc w:val="both"/>
      </w:pPr>
    </w:p>
    <w:p w14:paraId="21B6274B" w14:textId="517F9265" w:rsidR="005A0E7C" w:rsidRDefault="08C3B5C3" w:rsidP="0007390E">
      <w:pPr>
        <w:pStyle w:val="Heading2"/>
        <w:spacing w:before="0" w:after="120" w:line="360" w:lineRule="auto"/>
      </w:pPr>
      <w:r w:rsidRPr="4020F58F">
        <w:rPr>
          <w:lang w:val="en-GB"/>
        </w:rPr>
        <w:t xml:space="preserve">3.2. </w:t>
      </w:r>
      <w:r w:rsidR="531242A6" w:rsidRPr="4020F58F">
        <w:rPr>
          <w:lang w:val="en-GB"/>
        </w:rPr>
        <w:t>Decision tree</w:t>
      </w:r>
    </w:p>
    <w:p w14:paraId="7576F988" w14:textId="7FA9CE96" w:rsidR="531242A6" w:rsidRDefault="531242A6" w:rsidP="0007390E">
      <w:pPr>
        <w:spacing w:after="120" w:line="360" w:lineRule="auto"/>
        <w:jc w:val="both"/>
      </w:pPr>
      <w:r w:rsidRPr="4020F58F">
        <w:t xml:space="preserve">The DPDT’s generative logic emerges from the interaction between contextual conditions, deliberative vulnerabilities, and design responses (Figure </w:t>
      </w:r>
      <w:r w:rsidR="14DA8A93" w:rsidRPr="4020F58F">
        <w:t>2</w:t>
      </w:r>
      <w:r w:rsidRPr="4020F58F">
        <w:t xml:space="preserve">). </w:t>
      </w:r>
    </w:p>
    <w:p w14:paraId="3F112645" w14:textId="120F6203" w:rsidR="4B9B70A8" w:rsidRDefault="4B9B70A8" w:rsidP="0007390E">
      <w:pPr>
        <w:spacing w:after="120" w:line="360" w:lineRule="auto"/>
        <w:jc w:val="both"/>
      </w:pPr>
    </w:p>
    <w:p w14:paraId="54FA7A93" w14:textId="49D1DA56" w:rsidR="005A0E7C" w:rsidRDefault="54C21EFF" w:rsidP="0007390E">
      <w:pPr>
        <w:spacing w:after="120" w:line="360" w:lineRule="auto"/>
        <w:jc w:val="both"/>
      </w:pPr>
      <w:r>
        <w:rPr>
          <w:noProof/>
        </w:rPr>
        <w:lastRenderedPageBreak/>
        <w:drawing>
          <wp:inline distT="0" distB="0" distL="0" distR="0" wp14:anchorId="7B5C2DF3" wp14:editId="3DE67EC0">
            <wp:extent cx="4889500" cy="7328153"/>
            <wp:effectExtent l="0" t="0" r="6350" b="6350"/>
            <wp:docPr id="2135013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13930" name="Picture 2135013930"/>
                    <pic:cNvPicPr/>
                  </pic:nvPicPr>
                  <pic:blipFill>
                    <a:blip r:embed="rId10">
                      <a:extLst>
                        <a:ext uri="{28A0092B-C50C-407E-A947-70E740481C1C}">
                          <a14:useLocalDpi xmlns:a14="http://schemas.microsoft.com/office/drawing/2010/main"/>
                        </a:ext>
                      </a:extLst>
                    </a:blip>
                    <a:stretch>
                      <a:fillRect/>
                    </a:stretch>
                  </pic:blipFill>
                  <pic:spPr>
                    <a:xfrm>
                      <a:off x="0" y="0"/>
                      <a:ext cx="4891026" cy="7330440"/>
                    </a:xfrm>
                    <a:prstGeom prst="rect">
                      <a:avLst/>
                    </a:prstGeom>
                  </pic:spPr>
                </pic:pic>
              </a:graphicData>
            </a:graphic>
          </wp:inline>
        </w:drawing>
      </w:r>
    </w:p>
    <w:p w14:paraId="643BA6EB" w14:textId="7FEF110E" w:rsidR="464A22B6" w:rsidRPr="00722DBF" w:rsidRDefault="464A22B6" w:rsidP="0007390E">
      <w:pPr>
        <w:spacing w:after="120" w:line="360" w:lineRule="auto"/>
        <w:jc w:val="both"/>
      </w:pPr>
      <w:r w:rsidRPr="4020F58F">
        <w:rPr>
          <w:b/>
          <w:bCs/>
        </w:rPr>
        <w:t xml:space="preserve">Figure 2: </w:t>
      </w:r>
      <w:r>
        <w:t>DPDT decision tree</w:t>
      </w:r>
    </w:p>
    <w:p w14:paraId="2FA28562" w14:textId="7E30D92C" w:rsidR="2AFF45F1" w:rsidRDefault="2AFF45F1" w:rsidP="0007390E">
      <w:pPr>
        <w:spacing w:after="120" w:line="360" w:lineRule="auto"/>
        <w:jc w:val="both"/>
      </w:pPr>
      <w:r w:rsidRPr="4020F58F">
        <w:t xml:space="preserve">The framework operates as a structured decision-tree architecture. </w:t>
      </w:r>
    </w:p>
    <w:p w14:paraId="7E37BCA8" w14:textId="4FCF9ED6" w:rsidR="19DBC334" w:rsidRDefault="2AFF45F1" w:rsidP="0007390E">
      <w:pPr>
        <w:spacing w:after="120" w:line="360" w:lineRule="auto"/>
        <w:jc w:val="both"/>
      </w:pPr>
      <w:r w:rsidRPr="4020F58F">
        <w:t>First, the deliberative context</w:t>
      </w:r>
      <w:r w:rsidR="673F2578" w:rsidRPr="4020F58F">
        <w:t xml:space="preserve">, </w:t>
      </w:r>
      <w:r w:rsidRPr="4020F58F">
        <w:t>defined by institutional mandates, communicative formats, and available infrastructures</w:t>
      </w:r>
      <w:r w:rsidR="42E9046B" w:rsidRPr="4020F58F">
        <w:t>, e</w:t>
      </w:r>
      <w:r w:rsidRPr="4020F58F">
        <w:t xml:space="preserve">stablishes the conditions under which deliberation unfolds. Second, the </w:t>
      </w:r>
      <w:r w:rsidR="45DD5B52" w:rsidRPr="4020F58F">
        <w:t xml:space="preserve">real-world </w:t>
      </w:r>
      <w:r w:rsidRPr="4020F58F">
        <w:t>constraining taxonomy diagnoses whic</w:t>
      </w:r>
      <w:r w:rsidR="46E3AFC0" w:rsidRPr="4020F58F">
        <w:t>h</w:t>
      </w:r>
      <w:r w:rsidRPr="4020F58F">
        <w:t xml:space="preserve"> real-world constraints become most acute within that context. Third, </w:t>
      </w:r>
      <w:r w:rsidR="70BB4F2E" w:rsidRPr="4020F58F">
        <w:t xml:space="preserve">the structural </w:t>
      </w:r>
      <w:r w:rsidR="70BB4F2E" w:rsidRPr="4020F58F">
        <w:lastRenderedPageBreak/>
        <w:t xml:space="preserve">tensions </w:t>
      </w:r>
      <w:r w:rsidR="3C2DA1DB" w:rsidRPr="4020F58F">
        <w:t>challenges</w:t>
      </w:r>
      <w:r w:rsidR="70BB4F2E" w:rsidRPr="4020F58F">
        <w:t xml:space="preserve"> are </w:t>
      </w:r>
      <w:r w:rsidR="006F02A7" w:rsidRPr="4020F58F">
        <w:t>diagnosed</w:t>
      </w:r>
      <w:r w:rsidR="70BB4F2E" w:rsidRPr="4020F58F">
        <w:t xml:space="preserve"> and related to the existing (if any) process. </w:t>
      </w:r>
      <w:r w:rsidR="00A85867">
        <w:t xml:space="preserve"> </w:t>
      </w:r>
      <w:r w:rsidR="19DBC334" w:rsidRPr="4020F58F">
        <w:t>Fourth, the process scaffold localises these vulnerabilities within existing stages and modules of the deliberative process</w:t>
      </w:r>
      <w:r w:rsidR="2E031A22" w:rsidRPr="4020F58F">
        <w:t>,</w:t>
      </w:r>
      <w:r w:rsidR="19DBC334" w:rsidRPr="4020F58F">
        <w:t xml:space="preserve"> Selection, Pre-deliberation, Deliberation, and Post-deliberation</w:t>
      </w:r>
      <w:r w:rsidR="23D1484C" w:rsidRPr="4020F58F">
        <w:t xml:space="preserve">, </w:t>
      </w:r>
      <w:r w:rsidR="19DBC334" w:rsidRPr="4020F58F">
        <w:t xml:space="preserve">identifying where deliberative functions are most exposed to pressure. </w:t>
      </w:r>
      <w:r w:rsidR="00A85867">
        <w:t xml:space="preserve"> </w:t>
      </w:r>
      <w:r w:rsidR="19DBC334" w:rsidRPr="4020F58F">
        <w:t>Fifth, the framework selects appropriate design responses through two complementary intervention dimensions: process-level scaling strategies that restructure the deliberative architecture itself, and operational enhancement mechanisms</w:t>
      </w:r>
      <w:r w:rsidR="627170EB" w:rsidRPr="4020F58F">
        <w:t>,</w:t>
      </w:r>
      <w:r w:rsidR="19DBC334" w:rsidRPr="4020F58F">
        <w:t xml:space="preserve"> including AI-supported functionalities, gamification, and multimodality</w:t>
      </w:r>
      <w:r w:rsidR="7FD8E427" w:rsidRPr="4020F58F">
        <w:t>,</w:t>
      </w:r>
      <w:r w:rsidR="19DBC334" w:rsidRPr="4020F58F">
        <w:t xml:space="preserve"> that reinforce deliberative processes under constrained conditions. </w:t>
      </w:r>
    </w:p>
    <w:p w14:paraId="0F025F69" w14:textId="5F5CAF46" w:rsidR="4B9B70A8" w:rsidRDefault="19DBC334" w:rsidP="0007390E">
      <w:pPr>
        <w:spacing w:after="120" w:line="360" w:lineRule="auto"/>
        <w:jc w:val="both"/>
      </w:pPr>
      <w:r w:rsidRPr="4020F58F">
        <w:t>Finally, these elements are combined into context-sensitive deliberative designs specifying what should be implemented, where within the process it should be deployed, and how it should be operationally adapted.</w:t>
      </w:r>
    </w:p>
    <w:p w14:paraId="1F127243" w14:textId="242C91DD" w:rsidR="005A0E7C" w:rsidRDefault="005A0E7C" w:rsidP="0007390E">
      <w:pPr>
        <w:spacing w:after="120" w:line="360" w:lineRule="auto"/>
        <w:jc w:val="both"/>
      </w:pPr>
    </w:p>
    <w:p w14:paraId="4580D3CF" w14:textId="3326C460" w:rsidR="00223EB5" w:rsidRDefault="56F0A218" w:rsidP="0007390E">
      <w:pPr>
        <w:pStyle w:val="Heading2"/>
        <w:spacing w:before="0" w:after="120" w:line="360" w:lineRule="auto"/>
      </w:pPr>
      <w:r>
        <w:t>3.</w:t>
      </w:r>
      <w:r w:rsidR="13C81EBB">
        <w:t>3</w:t>
      </w:r>
      <w:r w:rsidR="136DE131">
        <w:t>.</w:t>
      </w:r>
      <w:r>
        <w:t xml:space="preserve">  Design Templates</w:t>
      </w:r>
    </w:p>
    <w:p w14:paraId="7A4A916D" w14:textId="5DA21728" w:rsidR="00223EB5" w:rsidRDefault="136DE131" w:rsidP="0007390E">
      <w:pPr>
        <w:spacing w:after="120" w:line="360" w:lineRule="auto"/>
        <w:jc w:val="both"/>
      </w:pPr>
      <w:r>
        <w:t xml:space="preserve">So </w:t>
      </w:r>
      <w:r w:rsidR="006F02A7">
        <w:t>far,</w:t>
      </w:r>
      <w:r>
        <w:t xml:space="preserve"> the tool encodes 40 design templates, each specifying: applicable scaling strategies, base principle scores (0–10 on each of the five principles), AI tool features, gamification bundles, multimodality features, and hard-constraint prerequisites. </w:t>
      </w:r>
      <w:r w:rsidR="08C3B5C3">
        <w:t xml:space="preserve">The following </w:t>
      </w:r>
      <w:r w:rsidR="00A85867">
        <w:t>five</w:t>
      </w:r>
      <w:r w:rsidR="08C3B5C3">
        <w:t xml:space="preserve"> templates illustrate some of the main deliberative architectures currently implemented in the system:</w:t>
      </w:r>
    </w:p>
    <w:p w14:paraId="19B9EBA6" w14:textId="4B868A45" w:rsidR="00223EB5" w:rsidRDefault="56F0A218" w:rsidP="0007390E">
      <w:pPr>
        <w:pStyle w:val="ListParagraph"/>
        <w:numPr>
          <w:ilvl w:val="0"/>
          <w:numId w:val="3"/>
        </w:numPr>
        <w:spacing w:after="120" w:line="360" w:lineRule="auto"/>
        <w:jc w:val="both"/>
      </w:pPr>
      <w:r w:rsidRPr="0E5FBCEE">
        <w:rPr>
          <w:i/>
          <w:iCs/>
        </w:rPr>
        <w:t xml:space="preserve">Variant 1 – Asynchronous Structured Deliberation: </w:t>
      </w:r>
      <w:r w:rsidR="00DE70AF" w:rsidRPr="00DE70AF">
        <w:rPr>
          <w:lang w:val="en-GB"/>
        </w:rPr>
        <w:t>A large-scale online deliberation process where participants contribute asynchronously through structured discussion spaces rather than live meetings. AI tools support argument clustering, thematic summarisation, discourse visualisation, and synthesis tracking to maintain coherence and traceability across large volumes of contributions.</w:t>
      </w:r>
    </w:p>
    <w:p w14:paraId="0C920C42" w14:textId="0E4F3E12" w:rsidR="00223EB5" w:rsidRDefault="56F0A218" w:rsidP="0007390E">
      <w:pPr>
        <w:pStyle w:val="ListParagraph"/>
        <w:numPr>
          <w:ilvl w:val="0"/>
          <w:numId w:val="3"/>
        </w:numPr>
        <w:spacing w:after="120" w:line="360" w:lineRule="auto"/>
        <w:jc w:val="both"/>
      </w:pPr>
      <w:r w:rsidRPr="0E5FBCEE">
        <w:rPr>
          <w:i/>
          <w:iCs/>
        </w:rPr>
        <w:t>Variant 2 – Distributed Small-Group Deliberation:</w:t>
      </w:r>
      <w:r w:rsidRPr="0E5FBCEE">
        <w:rPr>
          <w:b/>
          <w:bCs/>
        </w:rPr>
        <w:t xml:space="preserve"> </w:t>
      </w:r>
      <w:r w:rsidR="00DE70AF" w:rsidRPr="00DE70AF">
        <w:rPr>
          <w:lang w:val="en-GB"/>
        </w:rPr>
        <w:t>A deliberative process organised into multiple smaller discussion groups to preserve interaction quality and reflective exchange at scale. AI supports participant grouping, moderation assistance, cross-group synthesis, and comparison of emerging viewpoints between groups.</w:t>
      </w:r>
    </w:p>
    <w:p w14:paraId="59ED085B" w14:textId="5B1976F4" w:rsidR="00223EB5" w:rsidRDefault="56F0A218" w:rsidP="0007390E">
      <w:pPr>
        <w:pStyle w:val="ListParagraph"/>
        <w:numPr>
          <w:ilvl w:val="0"/>
          <w:numId w:val="3"/>
        </w:numPr>
        <w:spacing w:after="120" w:line="360" w:lineRule="auto"/>
        <w:jc w:val="both"/>
      </w:pPr>
      <w:r w:rsidRPr="0E5FBCEE">
        <w:rPr>
          <w:i/>
          <w:iCs/>
        </w:rPr>
        <w:t>Variant 3 – Layered Meta-Deliberation:</w:t>
      </w:r>
      <w:r w:rsidRPr="0E5FBCEE">
        <w:rPr>
          <w:b/>
          <w:bCs/>
        </w:rPr>
        <w:t xml:space="preserve"> </w:t>
      </w:r>
      <w:r w:rsidR="00DE70AF" w:rsidRPr="00DE70AF">
        <w:rPr>
          <w:lang w:val="en-GB"/>
        </w:rPr>
        <w:t>A multi-stage deliberative architecture in which later groups deliberate on the outputs generated by earlier deliberation rounds. Initial participants generate arguments, proposals, or priorities, while subsequent panels review, compare, validate, and synthesise these outputs. AI supports clustering, summarisation, traceability, and identification of disagreements across deliberative layers.</w:t>
      </w:r>
    </w:p>
    <w:p w14:paraId="756676BA" w14:textId="23BA8EA3" w:rsidR="00223EB5" w:rsidRDefault="56F0A218" w:rsidP="0007390E">
      <w:pPr>
        <w:pStyle w:val="ListParagraph"/>
        <w:numPr>
          <w:ilvl w:val="0"/>
          <w:numId w:val="3"/>
        </w:numPr>
        <w:spacing w:after="120" w:line="360" w:lineRule="auto"/>
        <w:jc w:val="both"/>
      </w:pPr>
      <w:r w:rsidRPr="0E5FBCEE">
        <w:rPr>
          <w:i/>
          <w:iCs/>
        </w:rPr>
        <w:t xml:space="preserve">Variant 4 – Multimodal Inclusive Deliberation: </w:t>
      </w:r>
      <w:r w:rsidR="00DE70AF" w:rsidRPr="00DE70AF">
        <w:rPr>
          <w:lang w:val="en-GB"/>
        </w:rPr>
        <w:t>An accessibility-oriented deliberative process designed to maximise inclusion across different linguistic, educational, and cognitive backgrounds. The process integrates multimodal communication tools such as translation systems, text-to-speech, speech-to-text, videos, visual summaries, infographics, and simplified content explanations.</w:t>
      </w:r>
    </w:p>
    <w:p w14:paraId="3C39FF1C" w14:textId="3D415BA5" w:rsidR="00DE70AF" w:rsidRPr="00DE70AF" w:rsidRDefault="56F0A218" w:rsidP="0007390E">
      <w:pPr>
        <w:pStyle w:val="ListParagraph"/>
        <w:numPr>
          <w:ilvl w:val="0"/>
          <w:numId w:val="3"/>
        </w:numPr>
        <w:spacing w:after="120" w:line="360" w:lineRule="auto"/>
        <w:jc w:val="both"/>
      </w:pPr>
      <w:r w:rsidRPr="0E5FBCEE">
        <w:rPr>
          <w:i/>
          <w:iCs/>
        </w:rPr>
        <w:t>Variant 5 – Gamified Engagement:</w:t>
      </w:r>
      <w:r w:rsidRPr="0E5FBCEE">
        <w:rPr>
          <w:b/>
          <w:bCs/>
        </w:rPr>
        <w:t xml:space="preserve"> </w:t>
      </w:r>
      <w:r w:rsidR="00DE70AF" w:rsidRPr="00DE70AF">
        <w:rPr>
          <w:lang w:val="en-GB"/>
        </w:rPr>
        <w:t>A deliberative process integrating learning and motivational mechanisms to sustain engagement over time. Participants progress through structured learning journeys supported by quizzes, badges, milestones, progress indicators, and adaptive prompts. AI personalises learning materials and monitors engagement patterns.</w:t>
      </w:r>
    </w:p>
    <w:p w14:paraId="2285746E" w14:textId="4880E08C" w:rsidR="00223EB5" w:rsidRDefault="56F0A218" w:rsidP="0007390E">
      <w:pPr>
        <w:spacing w:after="120" w:line="360" w:lineRule="auto"/>
        <w:jc w:val="both"/>
      </w:pPr>
      <w:r>
        <w:lastRenderedPageBreak/>
        <w:t>Thirty-f</w:t>
      </w:r>
      <w:r w:rsidR="008C3E6F">
        <w:t>ive</w:t>
      </w:r>
      <w:r>
        <w:t xml:space="preserve"> additional templates address specific constraint configurations. These </w:t>
      </w:r>
      <w:r w:rsidR="08C3B5C3">
        <w:t>for example include</w:t>
      </w:r>
      <w:r>
        <w:t>: traceable consultation for consultative mandates (</w:t>
      </w:r>
      <w:r w:rsidRPr="00DE70AF">
        <w:rPr>
          <w:i/>
          <w:iCs/>
        </w:rPr>
        <w:t>V</w:t>
      </w:r>
      <w:r w:rsidR="08C3B5C3" w:rsidRPr="00DE70AF">
        <w:rPr>
          <w:i/>
          <w:iCs/>
        </w:rPr>
        <w:t xml:space="preserve">ariant </w:t>
      </w:r>
      <w:r w:rsidRPr="00DE70AF">
        <w:rPr>
          <w:i/>
          <w:iCs/>
        </w:rPr>
        <w:t>7</w:t>
      </w:r>
      <w:r>
        <w:t>), reframing support under top-down agenda-setting (</w:t>
      </w:r>
      <w:r w:rsidRPr="00DE70AF">
        <w:rPr>
          <w:i/>
          <w:iCs/>
        </w:rPr>
        <w:t>V</w:t>
      </w:r>
      <w:r w:rsidR="08C3B5C3" w:rsidRPr="00DE70AF">
        <w:rPr>
          <w:i/>
          <w:iCs/>
        </w:rPr>
        <w:t xml:space="preserve">ariant </w:t>
      </w:r>
      <w:r w:rsidRPr="00DE70AF">
        <w:rPr>
          <w:i/>
          <w:iCs/>
        </w:rPr>
        <w:t>8</w:t>
      </w:r>
      <w:r>
        <w:t>), flat-stream structuring for platforms without threading (</w:t>
      </w:r>
      <w:r w:rsidRPr="00DE70AF">
        <w:rPr>
          <w:i/>
          <w:iCs/>
        </w:rPr>
        <w:t>V</w:t>
      </w:r>
      <w:r w:rsidR="08C3B5C3" w:rsidRPr="00DE70AF">
        <w:rPr>
          <w:i/>
          <w:iCs/>
        </w:rPr>
        <w:t xml:space="preserve">ariant </w:t>
      </w:r>
      <w:r w:rsidRPr="00DE70AF">
        <w:rPr>
          <w:i/>
          <w:iCs/>
        </w:rPr>
        <w:t>9</w:t>
      </w:r>
      <w:r>
        <w:t>), equality-first voice-balance correction for open self-selected contexts (</w:t>
      </w:r>
      <w:r w:rsidRPr="00DE70AF">
        <w:rPr>
          <w:i/>
          <w:iCs/>
        </w:rPr>
        <w:t>V</w:t>
      </w:r>
      <w:r w:rsidR="08C3B5C3" w:rsidRPr="00DE70AF">
        <w:rPr>
          <w:i/>
          <w:iCs/>
        </w:rPr>
        <w:t xml:space="preserve">ariant </w:t>
      </w:r>
      <w:r w:rsidRPr="00DE70AF">
        <w:rPr>
          <w:i/>
          <w:iCs/>
        </w:rPr>
        <w:t>10</w:t>
      </w:r>
      <w:r>
        <w:t>), staged reflection checkpoints for time-bounded cycles (</w:t>
      </w:r>
      <w:r w:rsidRPr="00DE70AF">
        <w:rPr>
          <w:i/>
          <w:iCs/>
        </w:rPr>
        <w:t>V</w:t>
      </w:r>
      <w:r w:rsidR="08C3B5C3" w:rsidRPr="00DE70AF">
        <w:rPr>
          <w:i/>
          <w:iCs/>
        </w:rPr>
        <w:t xml:space="preserve">ariant </w:t>
      </w:r>
      <w:r w:rsidRPr="00DE70AF">
        <w:rPr>
          <w:i/>
          <w:iCs/>
        </w:rPr>
        <w:t>11</w:t>
      </w:r>
      <w:r>
        <w:t>), procedural scaffolding for limited facilitation (</w:t>
      </w:r>
      <w:r w:rsidRPr="00DE70AF">
        <w:rPr>
          <w:i/>
          <w:iCs/>
        </w:rPr>
        <w:t>V</w:t>
      </w:r>
      <w:r w:rsidR="08C3B5C3" w:rsidRPr="00DE70AF">
        <w:rPr>
          <w:i/>
          <w:iCs/>
        </w:rPr>
        <w:t xml:space="preserve">ariant </w:t>
      </w:r>
      <w:r w:rsidRPr="00DE70AF">
        <w:rPr>
          <w:i/>
          <w:iCs/>
        </w:rPr>
        <w:t>12</w:t>
      </w:r>
      <w:r>
        <w:t>), micro-deliberation pods (</w:t>
      </w:r>
      <w:r w:rsidRPr="00DE70AF">
        <w:rPr>
          <w:i/>
          <w:iCs/>
        </w:rPr>
        <w:t>V</w:t>
      </w:r>
      <w:r w:rsidR="08C3B5C3" w:rsidRPr="00DE70AF">
        <w:rPr>
          <w:i/>
          <w:iCs/>
        </w:rPr>
        <w:t xml:space="preserve">ariant </w:t>
      </w:r>
      <w:r w:rsidRPr="00DE70AF">
        <w:rPr>
          <w:i/>
          <w:iCs/>
        </w:rPr>
        <w:t>19</w:t>
      </w:r>
      <w:r>
        <w:t>), multi-round rotating delegates (</w:t>
      </w:r>
      <w:r w:rsidRPr="00DE70AF">
        <w:rPr>
          <w:i/>
          <w:iCs/>
        </w:rPr>
        <w:t>V</w:t>
      </w:r>
      <w:r w:rsidR="08C3B5C3" w:rsidRPr="00DE70AF">
        <w:rPr>
          <w:i/>
          <w:iCs/>
        </w:rPr>
        <w:t xml:space="preserve">ariant </w:t>
      </w:r>
      <w:r w:rsidRPr="00DE70AF">
        <w:rPr>
          <w:i/>
          <w:iCs/>
        </w:rPr>
        <w:t>20</w:t>
      </w:r>
      <w:r>
        <w:t>), multilingual inclusive modes (</w:t>
      </w:r>
      <w:r w:rsidRPr="00DE70AF">
        <w:rPr>
          <w:i/>
          <w:iCs/>
        </w:rPr>
        <w:t>V</w:t>
      </w:r>
      <w:r w:rsidR="08C3B5C3" w:rsidRPr="00DE70AF">
        <w:rPr>
          <w:i/>
          <w:iCs/>
        </w:rPr>
        <w:t xml:space="preserve">ariant </w:t>
      </w:r>
      <w:r w:rsidRPr="00DE70AF">
        <w:rPr>
          <w:i/>
          <w:iCs/>
        </w:rPr>
        <w:t>22</w:t>
      </w:r>
      <w:r>
        <w:t xml:space="preserve">), </w:t>
      </w:r>
      <w:r w:rsidR="08C3B5C3">
        <w:t xml:space="preserve">and </w:t>
      </w:r>
      <w:r>
        <w:t>polarisation counter-frame modes (</w:t>
      </w:r>
      <w:r w:rsidRPr="00DE70AF">
        <w:rPr>
          <w:i/>
          <w:iCs/>
        </w:rPr>
        <w:t>V</w:t>
      </w:r>
      <w:r w:rsidR="08C3B5C3" w:rsidRPr="00DE70AF">
        <w:rPr>
          <w:i/>
          <w:iCs/>
        </w:rPr>
        <w:t xml:space="preserve">ariant </w:t>
      </w:r>
      <w:r w:rsidRPr="00DE70AF">
        <w:rPr>
          <w:i/>
          <w:iCs/>
        </w:rPr>
        <w:t>25</w:t>
      </w:r>
      <w:r>
        <w:t xml:space="preserve">), among others. </w:t>
      </w:r>
      <w:del w:id="36" w:author="Maurice Flechtner" w:date="2026-05-28T10:50:00Z" w16du:dateUtc="2026-05-28T08:50:00Z">
        <w:r w:rsidDel="002305E9">
          <w:delText>T</w:delText>
        </w:r>
        <w:r w:rsidR="008C3E6F" w:rsidRPr="008C3E6F" w:rsidDel="002305E9">
          <w:delText xml:space="preserve"> </w:delText>
        </w:r>
      </w:del>
      <w:r w:rsidR="008C3E6F" w:rsidRPr="008C3E6F">
        <w:t>Beyond the fixed catalogue, the system also includes a generative variant engine capable of recombining compatible process features, AI interventions, gamification mechanisms, and multimodal components to produce new but fully auditable deliberative configurations adapted to emerging constraint environments</w:t>
      </w:r>
    </w:p>
    <w:p w14:paraId="5F98696A" w14:textId="77777777" w:rsidR="007A3FF1" w:rsidRDefault="007A3FF1" w:rsidP="0007390E">
      <w:pPr>
        <w:spacing w:after="120" w:line="360" w:lineRule="auto"/>
        <w:jc w:val="both"/>
      </w:pPr>
    </w:p>
    <w:p w14:paraId="74D05229" w14:textId="73BA9BDF" w:rsidR="00223EB5" w:rsidRDefault="56F0A218" w:rsidP="0007390E">
      <w:pPr>
        <w:pStyle w:val="Heading2"/>
        <w:spacing w:before="0" w:after="120" w:line="360" w:lineRule="auto"/>
      </w:pPr>
      <w:r>
        <w:t>3.</w:t>
      </w:r>
      <w:r w:rsidR="376FC979">
        <w:t>4</w:t>
      </w:r>
      <w:r w:rsidR="08C3B5C3">
        <w:t>.</w:t>
      </w:r>
      <w:r>
        <w:t xml:space="preserve"> </w:t>
      </w:r>
      <w:r w:rsidR="529C4619">
        <w:t>Deliberation Translation Matrices</w:t>
      </w:r>
    </w:p>
    <w:p w14:paraId="27FEA2BA" w14:textId="4058CD00" w:rsidR="007A3FF1" w:rsidRDefault="529C4619" w:rsidP="0007390E">
      <w:pPr>
        <w:spacing w:after="120" w:line="360" w:lineRule="auto"/>
        <w:jc w:val="both"/>
      </w:pPr>
      <w:r>
        <w:t xml:space="preserve">A central component of the DPDT is a set of interconnected deliberation translation matrices (Figures </w:t>
      </w:r>
      <w:r w:rsidR="008C3E6F">
        <w:t>3</w:t>
      </w:r>
      <w:r>
        <w:t>–</w:t>
      </w:r>
      <w:r w:rsidR="00EB0632">
        <w:t>5</w:t>
      </w:r>
      <w:r>
        <w:t>) that map deliberative functions, constraints, and compensatory design mechanisms across stages and modules of the deliberative process. Rather than functioning as simple technology catalogues, these matrices operate as diagnostic translation frameworks showing how deliberative functions can be protected, relocated, or reinforced when ideal deliberative conditions are unavailable.</w:t>
      </w:r>
      <w:r w:rsidR="2A2B5258">
        <w:t xml:space="preserve"> Each entry specifies: the stage and module where the tool, the process or the media operates and the deliberative function under pressure.</w:t>
      </w:r>
      <w:r w:rsidR="009B0080">
        <w:t xml:space="preserve"> </w:t>
      </w:r>
    </w:p>
    <w:p w14:paraId="3E834ACE" w14:textId="3920C346" w:rsidR="005A0E7C" w:rsidRDefault="529C4619" w:rsidP="0007390E">
      <w:pPr>
        <w:pStyle w:val="ListParagraph"/>
        <w:numPr>
          <w:ilvl w:val="0"/>
          <w:numId w:val="9"/>
        </w:numPr>
        <w:spacing w:after="120" w:line="360" w:lineRule="auto"/>
        <w:jc w:val="both"/>
      </w:pPr>
      <w:r w:rsidRPr="29E631CF">
        <w:rPr>
          <w:i/>
          <w:iCs/>
          <w:lang w:val="en-GB"/>
        </w:rPr>
        <w:t>AI-</w:t>
      </w:r>
      <w:r w:rsidR="008C3E6F">
        <w:rPr>
          <w:i/>
          <w:iCs/>
          <w:lang w:val="en-GB"/>
        </w:rPr>
        <w:t xml:space="preserve">feature </w:t>
      </w:r>
      <w:r w:rsidRPr="29E631CF">
        <w:rPr>
          <w:i/>
          <w:iCs/>
          <w:lang w:val="en-GB"/>
        </w:rPr>
        <w:t xml:space="preserve">matrix </w:t>
      </w:r>
      <w:r w:rsidRPr="29E631CF">
        <w:rPr>
          <w:lang w:val="en-GB"/>
        </w:rPr>
        <w:t xml:space="preserve">(figure </w:t>
      </w:r>
      <w:r w:rsidR="008C3E6F">
        <w:rPr>
          <w:lang w:val="en-GB"/>
        </w:rPr>
        <w:t>3</w:t>
      </w:r>
      <w:r w:rsidRPr="29E631CF">
        <w:rPr>
          <w:lang w:val="en-GB"/>
        </w:rPr>
        <w:t xml:space="preserve">): </w:t>
      </w:r>
      <w:r w:rsidR="2A2B5258" w:rsidRPr="29E631CF">
        <w:rPr>
          <w:lang w:val="en-GB"/>
        </w:rPr>
        <w:t>maps more than 70 AI-supported functionalities to deliberative stages, process modules, constraints, and translation mechanisms. Each entry specifies where a tool operates, which deliberative function is under pressure, and how AI-supported mechanisms may compensate for specific constraints.</w:t>
      </w:r>
    </w:p>
    <w:p w14:paraId="435A2F6B" w14:textId="6BB93975" w:rsidR="005A0E7C" w:rsidRPr="005A0E7C" w:rsidRDefault="00EB0632" w:rsidP="0007390E">
      <w:pPr>
        <w:spacing w:after="120" w:line="360" w:lineRule="auto"/>
        <w:jc w:val="both"/>
      </w:pPr>
      <w:r w:rsidRPr="00EB0632">
        <w:rPr>
          <w:noProof/>
        </w:rPr>
        <w:drawing>
          <wp:inline distT="0" distB="0" distL="0" distR="0" wp14:anchorId="3BDE32C4" wp14:editId="21C0B09A">
            <wp:extent cx="5731510" cy="2562225"/>
            <wp:effectExtent l="0" t="0" r="2540" b="9525"/>
            <wp:docPr id="104561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13420" name=""/>
                    <pic:cNvPicPr/>
                  </pic:nvPicPr>
                  <pic:blipFill>
                    <a:blip r:embed="rId11"/>
                    <a:stretch>
                      <a:fillRect/>
                    </a:stretch>
                  </pic:blipFill>
                  <pic:spPr>
                    <a:xfrm>
                      <a:off x="0" y="0"/>
                      <a:ext cx="5731510" cy="2562225"/>
                    </a:xfrm>
                    <a:prstGeom prst="rect">
                      <a:avLst/>
                    </a:prstGeom>
                  </pic:spPr>
                </pic:pic>
              </a:graphicData>
            </a:graphic>
          </wp:inline>
        </w:drawing>
      </w:r>
    </w:p>
    <w:p w14:paraId="2FF8B18E" w14:textId="6C5AF2D7" w:rsidR="005A0E7C" w:rsidRPr="009A4AC8" w:rsidRDefault="2A2B5258" w:rsidP="0007390E">
      <w:pPr>
        <w:spacing w:after="120" w:line="360" w:lineRule="auto"/>
        <w:jc w:val="both"/>
        <w:rPr>
          <w:lang w:val="en-US"/>
        </w:rPr>
      </w:pPr>
      <w:r w:rsidRPr="0E5FBCEE">
        <w:rPr>
          <w:b/>
          <w:bCs/>
        </w:rPr>
        <w:t xml:space="preserve">Figure </w:t>
      </w:r>
      <w:r w:rsidR="008C3E6F">
        <w:rPr>
          <w:b/>
          <w:bCs/>
        </w:rPr>
        <w:t>3</w:t>
      </w:r>
      <w:r>
        <w:t>: AI-</w:t>
      </w:r>
      <w:r w:rsidR="008C3E6F">
        <w:t>feature</w:t>
      </w:r>
      <w:r>
        <w:t xml:space="preserve"> matrix example </w:t>
      </w:r>
    </w:p>
    <w:p w14:paraId="1A0D0132" w14:textId="339E8EF7" w:rsidR="000B51CA" w:rsidRDefault="2A2B5258" w:rsidP="0007390E">
      <w:pPr>
        <w:pStyle w:val="ListParagraph"/>
        <w:numPr>
          <w:ilvl w:val="0"/>
          <w:numId w:val="9"/>
        </w:numPr>
        <w:spacing w:after="120" w:line="360" w:lineRule="auto"/>
        <w:jc w:val="both"/>
      </w:pPr>
      <w:r w:rsidRPr="29E631CF">
        <w:rPr>
          <w:i/>
          <w:iCs/>
          <w:lang w:val="en-GB"/>
        </w:rPr>
        <w:t>Gamification matrix</w:t>
      </w:r>
      <w:r w:rsidRPr="29E631CF">
        <w:rPr>
          <w:lang w:val="en-GB"/>
        </w:rPr>
        <w:t xml:space="preserve"> (Figure </w:t>
      </w:r>
      <w:r w:rsidR="00EB0632">
        <w:rPr>
          <w:lang w:val="en-GB"/>
        </w:rPr>
        <w:t>4</w:t>
      </w:r>
      <w:r w:rsidRPr="29E631CF">
        <w:rPr>
          <w:lang w:val="en-GB"/>
        </w:rPr>
        <w:t>): maps gamification mechanisms onto deliberative principles and process modules, showing how motivational, cooperative, learning, and reflective features can support equality, inclusion, plurality, engagement, and participation continuity across different stages of the process.</w:t>
      </w:r>
    </w:p>
    <w:p w14:paraId="523A8134" w14:textId="70B3FD17" w:rsidR="000B51CA" w:rsidRDefault="00EB0632" w:rsidP="0007390E">
      <w:pPr>
        <w:spacing w:after="120" w:line="360" w:lineRule="auto"/>
        <w:jc w:val="both"/>
      </w:pPr>
      <w:r w:rsidRPr="00EB0632">
        <w:rPr>
          <w:noProof/>
        </w:rPr>
        <w:lastRenderedPageBreak/>
        <w:drawing>
          <wp:inline distT="0" distB="0" distL="0" distR="0" wp14:anchorId="44013D36" wp14:editId="3C1365CE">
            <wp:extent cx="5731510" cy="1805940"/>
            <wp:effectExtent l="0" t="0" r="2540" b="3810"/>
            <wp:docPr id="173659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98889" name=""/>
                    <pic:cNvPicPr/>
                  </pic:nvPicPr>
                  <pic:blipFill>
                    <a:blip r:embed="rId12"/>
                    <a:stretch>
                      <a:fillRect/>
                    </a:stretch>
                  </pic:blipFill>
                  <pic:spPr>
                    <a:xfrm>
                      <a:off x="0" y="0"/>
                      <a:ext cx="5731510" cy="1805940"/>
                    </a:xfrm>
                    <a:prstGeom prst="rect">
                      <a:avLst/>
                    </a:prstGeom>
                  </pic:spPr>
                </pic:pic>
              </a:graphicData>
            </a:graphic>
          </wp:inline>
        </w:drawing>
      </w:r>
    </w:p>
    <w:p w14:paraId="0F6E0A22" w14:textId="45935B6F" w:rsidR="009A4AC8" w:rsidRPr="000B51CA" w:rsidRDefault="2A2B5258" w:rsidP="0007390E">
      <w:pPr>
        <w:spacing w:after="120" w:line="360" w:lineRule="auto"/>
        <w:jc w:val="both"/>
      </w:pPr>
      <w:r w:rsidRPr="0E5FBCEE">
        <w:rPr>
          <w:b/>
          <w:bCs/>
        </w:rPr>
        <w:t xml:space="preserve">Figure </w:t>
      </w:r>
      <w:r w:rsidR="00EB0632">
        <w:rPr>
          <w:b/>
          <w:bCs/>
        </w:rPr>
        <w:t>4</w:t>
      </w:r>
      <w:r>
        <w:t>: Gamification translation matrix example</w:t>
      </w:r>
    </w:p>
    <w:p w14:paraId="1FF75D63" w14:textId="2C9462E7" w:rsidR="009A4AC8" w:rsidRPr="009A4AC8" w:rsidRDefault="2A2B5258" w:rsidP="0007390E">
      <w:pPr>
        <w:spacing w:after="120" w:line="360" w:lineRule="auto"/>
        <w:ind w:left="360"/>
        <w:jc w:val="both"/>
      </w:pPr>
      <w:r w:rsidRPr="0E5FBCEE">
        <w:rPr>
          <w:i/>
          <w:iCs/>
        </w:rPr>
        <w:t xml:space="preserve">Multimodality matrix </w:t>
      </w:r>
      <w:r>
        <w:t xml:space="preserve">(Figure </w:t>
      </w:r>
      <w:r w:rsidR="00EB0632">
        <w:t>5</w:t>
      </w:r>
      <w:r>
        <w:t>): It maps multimodal participation and communication features onto deliberative principles and process modules, highlighting how accessibility, translation, visualisation, audio interaction, and alternative communication formats can strengthen inclusion, comprehension, plurality, and reflective learning.</w:t>
      </w:r>
    </w:p>
    <w:p w14:paraId="0C9ADBB5" w14:textId="4FC24D71" w:rsidR="007A3FF1" w:rsidRDefault="00EB0632" w:rsidP="0007390E">
      <w:pPr>
        <w:spacing w:after="120" w:line="360" w:lineRule="auto"/>
        <w:jc w:val="both"/>
      </w:pPr>
      <w:r w:rsidRPr="00EB0632">
        <w:rPr>
          <w:noProof/>
        </w:rPr>
        <w:drawing>
          <wp:inline distT="0" distB="0" distL="0" distR="0" wp14:anchorId="6C21B85F" wp14:editId="0889042C">
            <wp:extent cx="5731510" cy="1692275"/>
            <wp:effectExtent l="0" t="0" r="2540" b="3175"/>
            <wp:docPr id="131579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91271" name=""/>
                    <pic:cNvPicPr/>
                  </pic:nvPicPr>
                  <pic:blipFill>
                    <a:blip r:embed="rId13"/>
                    <a:stretch>
                      <a:fillRect/>
                    </a:stretch>
                  </pic:blipFill>
                  <pic:spPr>
                    <a:xfrm>
                      <a:off x="0" y="0"/>
                      <a:ext cx="5731510" cy="1692275"/>
                    </a:xfrm>
                    <a:prstGeom prst="rect">
                      <a:avLst/>
                    </a:prstGeom>
                  </pic:spPr>
                </pic:pic>
              </a:graphicData>
            </a:graphic>
          </wp:inline>
        </w:drawing>
      </w:r>
    </w:p>
    <w:p w14:paraId="19A49664" w14:textId="5AC78E83" w:rsidR="009A4AC8" w:rsidRPr="009A4AC8" w:rsidRDefault="2A2B5258" w:rsidP="0007390E">
      <w:pPr>
        <w:spacing w:after="120" w:line="360" w:lineRule="auto"/>
        <w:jc w:val="both"/>
      </w:pPr>
      <w:r w:rsidRPr="0E5FBCEE">
        <w:rPr>
          <w:b/>
          <w:bCs/>
        </w:rPr>
        <w:t>Figure 3</w:t>
      </w:r>
      <w:r>
        <w:t>: Multimodality translation matrix example</w:t>
      </w:r>
    </w:p>
    <w:p w14:paraId="343598DF" w14:textId="057833A2" w:rsidR="007A3FF1" w:rsidRDefault="2A2B5258" w:rsidP="0007390E">
      <w:pPr>
        <w:spacing w:after="120" w:line="360" w:lineRule="auto"/>
        <w:jc w:val="both"/>
      </w:pPr>
      <w:r>
        <w:t>When the DPDT selects a design template, these matrices are dynamically populated according to the active constraints and selected scaling strategies, producing tailored stage-specific combinations of AI-supported functionalities, gamification bundles, and multimodal features for each recommended deliberative architecture.</w:t>
      </w:r>
    </w:p>
    <w:p w14:paraId="1A237F6A" w14:textId="77777777" w:rsidR="007A3FF1" w:rsidRDefault="007A3FF1" w:rsidP="0007390E">
      <w:pPr>
        <w:spacing w:after="120" w:line="360" w:lineRule="auto"/>
        <w:jc w:val="both"/>
      </w:pPr>
    </w:p>
    <w:p w14:paraId="054E4051" w14:textId="5F5AAC5F" w:rsidR="00223EB5" w:rsidRPr="000B5778" w:rsidRDefault="56F0A218" w:rsidP="0007390E">
      <w:pPr>
        <w:pStyle w:val="Heading1"/>
        <w:spacing w:line="360" w:lineRule="auto"/>
      </w:pPr>
      <w:r>
        <w:t>4</w:t>
      </w:r>
      <w:r w:rsidR="529C4619">
        <w:t xml:space="preserve">. </w:t>
      </w:r>
      <w:r>
        <w:t>Audience, Deployment, and Practical Use</w:t>
      </w:r>
    </w:p>
    <w:p w14:paraId="51080B3A" w14:textId="5C5D6BAB" w:rsidR="007A3FF1" w:rsidRPr="007A3FF1" w:rsidRDefault="529C4619" w:rsidP="0007390E">
      <w:pPr>
        <w:pStyle w:val="Heading1"/>
        <w:spacing w:before="0" w:line="360" w:lineRule="auto"/>
        <w:jc w:val="both"/>
        <w:rPr>
          <w:b w:val="0"/>
          <w:bCs w:val="0"/>
          <w:sz w:val="20"/>
          <w:szCs w:val="20"/>
          <w:lang w:val="en-US"/>
        </w:rPr>
      </w:pPr>
      <w:r w:rsidRPr="4020F58F">
        <w:rPr>
          <w:b w:val="0"/>
          <w:bCs w:val="0"/>
          <w:sz w:val="20"/>
          <w:szCs w:val="20"/>
          <w:lang w:val="en-US"/>
        </w:rPr>
        <w:t xml:space="preserve">The DPDT is designed for practitioners involved in the </w:t>
      </w:r>
      <w:r w:rsidR="764A3B2B" w:rsidRPr="4020F58F">
        <w:rPr>
          <w:b w:val="0"/>
          <w:bCs w:val="0"/>
          <w:sz w:val="20"/>
          <w:szCs w:val="20"/>
          <w:lang w:val="en-US"/>
        </w:rPr>
        <w:t xml:space="preserve">design </w:t>
      </w:r>
      <w:r w:rsidRPr="4020F58F">
        <w:rPr>
          <w:b w:val="0"/>
          <w:bCs w:val="0"/>
          <w:sz w:val="20"/>
          <w:szCs w:val="20"/>
          <w:lang w:val="en-US"/>
        </w:rPr>
        <w:t>of large-scale deliberative processes</w:t>
      </w:r>
      <w:r w:rsidR="00EB0632">
        <w:rPr>
          <w:b w:val="0"/>
          <w:bCs w:val="0"/>
          <w:sz w:val="20"/>
          <w:szCs w:val="20"/>
          <w:lang w:val="en-US"/>
        </w:rPr>
        <w:t>.</w:t>
      </w:r>
      <w:r w:rsidRPr="4020F58F">
        <w:rPr>
          <w:b w:val="0"/>
          <w:bCs w:val="0"/>
          <w:sz w:val="20"/>
          <w:szCs w:val="20"/>
          <w:lang w:val="en-US"/>
        </w:rPr>
        <w:t xml:space="preserve"> Rather than evaluating deliberation retrospectively, the tool supports the </w:t>
      </w:r>
      <w:r w:rsidR="2A2B5258" w:rsidRPr="4020F58F">
        <w:rPr>
          <w:b w:val="0"/>
          <w:bCs w:val="0"/>
          <w:sz w:val="20"/>
          <w:szCs w:val="20"/>
          <w:lang w:val="en-US"/>
        </w:rPr>
        <w:t>ex-ante</w:t>
      </w:r>
      <w:r w:rsidRPr="4020F58F">
        <w:rPr>
          <w:b w:val="0"/>
          <w:bCs w:val="0"/>
          <w:sz w:val="20"/>
          <w:szCs w:val="20"/>
          <w:lang w:val="en-US"/>
        </w:rPr>
        <w:t xml:space="preserve"> design of deliberative processes by helping practitioners navigate the trade-offs generated by scale, institutional constraints, and technological choices.</w:t>
      </w:r>
    </w:p>
    <w:p w14:paraId="3CA396DF" w14:textId="77777777" w:rsidR="007A3FF1" w:rsidRPr="007A3FF1" w:rsidRDefault="529C4619" w:rsidP="0007390E">
      <w:pPr>
        <w:pStyle w:val="Heading1"/>
        <w:spacing w:before="0" w:line="360" w:lineRule="auto"/>
        <w:jc w:val="both"/>
        <w:rPr>
          <w:b w:val="0"/>
          <w:bCs w:val="0"/>
          <w:sz w:val="20"/>
          <w:szCs w:val="20"/>
          <w:lang w:val="en-US"/>
        </w:rPr>
      </w:pPr>
      <w:r w:rsidRPr="0E5FBCEE">
        <w:rPr>
          <w:b w:val="0"/>
          <w:bCs w:val="0"/>
          <w:sz w:val="20"/>
          <w:szCs w:val="20"/>
          <w:lang w:val="en-US"/>
        </w:rPr>
        <w:t xml:space="preserve">The platform is publicly available as a browser-based Shiny web application and requires no installation. Users interact with the system through a sequence of tabs that progressively move from diagnosis to design recommendation and implementation support. Practitioners begin by specifying the main characteristics and constraints of their process, including participation format, interaction structure, decision authority, duration, and available resources. They can then define the relative importance of different deliberative principles and target objectives such as scale, diversity, or engagement. Based on these inputs, the system generates ranked design </w:t>
      </w:r>
      <w:r w:rsidRPr="0E5FBCEE">
        <w:rPr>
          <w:b w:val="0"/>
          <w:bCs w:val="0"/>
          <w:sz w:val="20"/>
          <w:szCs w:val="20"/>
          <w:lang w:val="en-US"/>
        </w:rPr>
        <w:lastRenderedPageBreak/>
        <w:t>recommendations together with visual and operational outputs, including principle radar plots, stage-based timelines, AI feature matrices, multimodality and gamification bundles, decision traces, and socio-technical risk assessments. Exportable reports can also be generated for institutional documentation and planning purposes.</w:t>
      </w:r>
    </w:p>
    <w:p w14:paraId="3C2F7551" w14:textId="0DBF920B" w:rsidR="00223EB5" w:rsidRDefault="529C4619" w:rsidP="0007390E">
      <w:pPr>
        <w:pStyle w:val="Heading1"/>
        <w:spacing w:before="0" w:line="360" w:lineRule="auto"/>
        <w:jc w:val="both"/>
      </w:pPr>
      <w:r w:rsidRPr="29E631CF">
        <w:rPr>
          <w:b w:val="0"/>
          <w:bCs w:val="0"/>
          <w:sz w:val="20"/>
          <w:szCs w:val="20"/>
          <w:lang w:val="en-GB"/>
        </w:rPr>
        <w:t>Importantly, the tool does not automate deliberative design or replace political judgement. Its recommendations function as structured starting points rather than optimal solutions. The purpose of the DPDT is to make the design space more transparent, auditable, and adaptable by helping practitioners understand which deliberative tensions are likely to emerge under specific constraints, what compensatory mechanisms are available, and which trade-offs are being made.</w:t>
      </w:r>
    </w:p>
    <w:p w14:paraId="1F99EB99" w14:textId="77777777" w:rsidR="009A4AC8" w:rsidRDefault="009A4AC8" w:rsidP="0007390E">
      <w:pPr>
        <w:pStyle w:val="ListParagraph"/>
        <w:spacing w:after="120" w:line="360" w:lineRule="auto"/>
        <w:ind w:left="720"/>
        <w:jc w:val="both"/>
      </w:pPr>
    </w:p>
    <w:p w14:paraId="64648267" w14:textId="26229DCC" w:rsidR="00223EB5" w:rsidRPr="00A77F8B" w:rsidRDefault="2555D832" w:rsidP="0007390E">
      <w:pPr>
        <w:pStyle w:val="Heading1"/>
        <w:spacing w:before="0" w:line="360" w:lineRule="auto"/>
        <w:jc w:val="both"/>
      </w:pPr>
      <w:r w:rsidRPr="00A77F8B">
        <w:t>5</w:t>
      </w:r>
      <w:r w:rsidR="2A2B5258" w:rsidRPr="00A77F8B">
        <w:t xml:space="preserve">. </w:t>
      </w:r>
      <w:r w:rsidR="56F0A218" w:rsidRPr="00A77F8B">
        <w:t xml:space="preserve"> Limitations and Future Work</w:t>
      </w:r>
    </w:p>
    <w:p w14:paraId="0C72E57D" w14:textId="02CFF687" w:rsidR="009607F7" w:rsidRDefault="6D5B3520" w:rsidP="0007390E">
      <w:pPr>
        <w:pStyle w:val="Heading1"/>
        <w:spacing w:before="0" w:line="360" w:lineRule="auto"/>
        <w:jc w:val="both"/>
        <w:rPr>
          <w:b w:val="0"/>
          <w:bCs w:val="0"/>
          <w:sz w:val="20"/>
          <w:szCs w:val="20"/>
          <w:lang w:val="en-GB"/>
        </w:rPr>
      </w:pPr>
      <w:r w:rsidRPr="00A77F8B">
        <w:rPr>
          <w:b w:val="0"/>
          <w:bCs w:val="0"/>
          <w:sz w:val="20"/>
          <w:szCs w:val="20"/>
          <w:lang w:val="en-US"/>
        </w:rPr>
        <w:t xml:space="preserve">The platform should be understood as </w:t>
      </w:r>
      <w:r w:rsidR="00A77F8B" w:rsidRPr="00A77F8B">
        <w:rPr>
          <w:b w:val="0"/>
          <w:bCs w:val="0"/>
          <w:sz w:val="20"/>
          <w:szCs w:val="20"/>
          <w:lang w:val="en-US"/>
        </w:rPr>
        <w:t>proof</w:t>
      </w:r>
      <w:r w:rsidRPr="00A77F8B">
        <w:rPr>
          <w:b w:val="0"/>
          <w:bCs w:val="0"/>
          <w:sz w:val="20"/>
          <w:szCs w:val="20"/>
          <w:lang w:val="en-US"/>
        </w:rPr>
        <w:t xml:space="preserve">-of-concept rather than a fully validated decision-support system. </w:t>
      </w:r>
      <w:r w:rsidRPr="00A85867">
        <w:rPr>
          <w:b w:val="0"/>
          <w:bCs w:val="0"/>
          <w:sz w:val="20"/>
          <w:szCs w:val="20"/>
          <w:lang w:val="en-US"/>
        </w:rPr>
        <w:t>While elements of the framework have been refined through pilot activities within the AI4Deliberation project</w:t>
      </w:r>
      <w:r w:rsidR="4A5D1E3A" w:rsidRPr="00A85867">
        <w:rPr>
          <w:b w:val="0"/>
          <w:bCs w:val="0"/>
          <w:sz w:val="20"/>
          <w:szCs w:val="20"/>
          <w:lang w:val="en-US"/>
        </w:rPr>
        <w:t xml:space="preserve"> </w:t>
      </w:r>
      <w:r w:rsidR="009607F7" w:rsidRPr="00A85867">
        <w:rPr>
          <w:b w:val="0"/>
          <w:bCs w:val="0"/>
          <w:sz w:val="20"/>
          <w:szCs w:val="20"/>
        </w:rPr>
        <w:fldChar w:fldCharType="begin"/>
      </w:r>
      <w:r w:rsidR="00A85867" w:rsidRPr="00A85867">
        <w:rPr>
          <w:b w:val="0"/>
          <w:bCs w:val="0"/>
          <w:sz w:val="20"/>
          <w:szCs w:val="20"/>
        </w:rPr>
        <w:instrText xml:space="preserve"> ADDIN ZOTERO_ITEM CSL_CITATION {"citationID":"ipQMEenR","properties":{"unsorted":false,"formattedCitation":"[33]","plainCitation":"[33]","noteIndex":0},"citationItems":[{"id":1878,"uris":["http://zotero.org/groups/5784389/items/QGVJUPS4"],"itemData":{"id":1878,"type":"chapter","container-title":"Intelligent Computing","DOI":"10.1007/978-3-031-92602-0_36","ISBN":"978-3-031-92601-3","language":"en","note":"collection-title: Lecture Notes in Networks and Systems","page":"562-574","publisher":"Springer Nature Switzerland","publisher-place":"Cham","source":"DOI.org (Crossref)","title":"Artificial Intelligence for Mass Democratic Deliberations: The AI4Deliberation Project Objectives and Methodology","title-short":"Artificial Intelligence for Mass Democratic Deliberations","URL":"https://link.springer.com/10.1007/978-3-031-92602-0_36","volume":"1423","editor":[{"family":"Arai","given":"Kohei"}],"author":[{"family":"Tambouris","given":"Efthimios"}],"accessed":{"date-parts":[["2026",5,8]]},"issued":{"date-parts":[["2025"]]}}}],"schema":"https://github.com/citation-style-language/schema/raw/master/csl-citation.json"} </w:instrText>
      </w:r>
      <w:r w:rsidR="009607F7" w:rsidRPr="00A85867">
        <w:rPr>
          <w:b w:val="0"/>
          <w:bCs w:val="0"/>
          <w:sz w:val="20"/>
          <w:szCs w:val="20"/>
        </w:rPr>
        <w:fldChar w:fldCharType="separate"/>
      </w:r>
      <w:r w:rsidR="00A85867" w:rsidRPr="00A85867">
        <w:rPr>
          <w:b w:val="0"/>
          <w:bCs w:val="0"/>
          <w:sz w:val="20"/>
          <w:lang w:val="en-US"/>
        </w:rPr>
        <w:t>[33]</w:t>
      </w:r>
      <w:r w:rsidR="009607F7" w:rsidRPr="00A85867">
        <w:rPr>
          <w:b w:val="0"/>
          <w:bCs w:val="0"/>
          <w:sz w:val="20"/>
          <w:szCs w:val="20"/>
        </w:rPr>
        <w:fldChar w:fldCharType="end"/>
      </w:r>
      <w:r w:rsidRPr="00A85867">
        <w:rPr>
          <w:b w:val="0"/>
          <w:bCs w:val="0"/>
          <w:sz w:val="20"/>
          <w:szCs w:val="20"/>
          <w:lang w:val="en-US"/>
        </w:rPr>
        <w:t xml:space="preserve">, the current deliberative design templates and Translation Matrices remain primarily theory-driven and expert-derived. </w:t>
      </w:r>
      <w:r w:rsidR="00A77F8B" w:rsidRPr="00A85867">
        <w:rPr>
          <w:b w:val="0"/>
          <w:bCs w:val="0"/>
          <w:sz w:val="20"/>
          <w:szCs w:val="20"/>
          <w:lang w:val="en-US"/>
        </w:rPr>
        <w:t>T</w:t>
      </w:r>
      <w:r w:rsidR="00A77F8B" w:rsidRPr="00A85867">
        <w:rPr>
          <w:b w:val="0"/>
          <w:bCs w:val="0"/>
          <w:sz w:val="20"/>
          <w:szCs w:val="20"/>
          <w:lang w:val="en-GB"/>
        </w:rPr>
        <w:t>heir outputs reflect normative assumptions and analytical judgments grounded in deliberative democracy research and socio-technical design theory, but they have not yet been systematically calibrated against large-scale</w:t>
      </w:r>
      <w:r w:rsidR="00A77F8B" w:rsidRPr="00A77F8B">
        <w:rPr>
          <w:b w:val="0"/>
          <w:bCs w:val="0"/>
          <w:sz w:val="20"/>
          <w:szCs w:val="20"/>
          <w:lang w:val="en-GB"/>
        </w:rPr>
        <w:t xml:space="preserve"> comparative evidence from deployed deliberative processes, nor validated through extensive practitioner-based evaluation across diverse institutional contexts.</w:t>
      </w:r>
    </w:p>
    <w:p w14:paraId="4DB3D021" w14:textId="033A536D" w:rsidR="00A77F8B" w:rsidRDefault="00A77F8B" w:rsidP="0007390E">
      <w:pPr>
        <w:pStyle w:val="Heading1"/>
        <w:spacing w:before="0" w:line="360" w:lineRule="auto"/>
        <w:jc w:val="both"/>
        <w:rPr>
          <w:b w:val="0"/>
          <w:bCs w:val="0"/>
          <w:sz w:val="20"/>
          <w:szCs w:val="20"/>
          <w:lang w:val="en-US"/>
        </w:rPr>
      </w:pPr>
      <w:r w:rsidRPr="00A77F8B">
        <w:rPr>
          <w:b w:val="0"/>
          <w:bCs w:val="0"/>
          <w:sz w:val="20"/>
          <w:szCs w:val="20"/>
          <w:lang w:val="en-GB"/>
        </w:rPr>
        <w:t>The platform should therefore be interpreted primarily as a structured design, comparison, and diagnostic aid that helps practitioners navigate trade-offs, constraints, and procedural alternatives in the design of large-scale deliberative processes. It is intended to support deliberative planning, transparency, and institutional reflection rather than to function as a predictive system or a fully validated optimisation engine capable of determining objectively optimal deliberative configurations.</w:t>
      </w:r>
    </w:p>
    <w:p w14:paraId="442D0DDF" w14:textId="77777777" w:rsidR="000B5778" w:rsidRDefault="000B5778" w:rsidP="0007390E">
      <w:pPr>
        <w:pStyle w:val="Heading1"/>
        <w:spacing w:before="0" w:line="360" w:lineRule="auto"/>
        <w:jc w:val="both"/>
        <w:rPr>
          <w:b w:val="0"/>
          <w:bCs w:val="0"/>
          <w:sz w:val="20"/>
          <w:szCs w:val="20"/>
        </w:rPr>
      </w:pPr>
    </w:p>
    <w:p w14:paraId="2A4C96FA" w14:textId="7E17ACA7" w:rsidR="00223EB5" w:rsidRPr="000B5778" w:rsidRDefault="6EBBABB3" w:rsidP="0007390E">
      <w:pPr>
        <w:pStyle w:val="Heading1"/>
        <w:spacing w:before="0" w:line="360" w:lineRule="auto"/>
        <w:jc w:val="both"/>
        <w:rPr>
          <w:b w:val="0"/>
          <w:bCs w:val="0"/>
        </w:rPr>
      </w:pPr>
      <w:r>
        <w:t>6</w:t>
      </w:r>
      <w:r w:rsidR="6D5B3520">
        <w:t xml:space="preserve">. </w:t>
      </w:r>
      <w:r w:rsidR="56F0A218">
        <w:t>Conclusion</w:t>
      </w:r>
    </w:p>
    <w:p w14:paraId="7AF71CFA" w14:textId="1C2B644C" w:rsidR="000B5778" w:rsidRPr="000B51CA" w:rsidRDefault="4A5D1E3A" w:rsidP="0007390E">
      <w:pPr>
        <w:pStyle w:val="Heading1"/>
        <w:spacing w:before="0" w:line="360" w:lineRule="auto"/>
        <w:jc w:val="both"/>
        <w:rPr>
          <w:b w:val="0"/>
          <w:bCs w:val="0"/>
          <w:sz w:val="20"/>
          <w:szCs w:val="20"/>
          <w:lang w:val="en-GB"/>
        </w:rPr>
      </w:pPr>
      <w:r w:rsidRPr="4020F58F">
        <w:rPr>
          <w:b w:val="0"/>
          <w:bCs w:val="0"/>
          <w:sz w:val="20"/>
          <w:szCs w:val="20"/>
          <w:lang w:val="en-GB"/>
        </w:rPr>
        <w:t xml:space="preserve">Scaling deliberation </w:t>
      </w:r>
      <w:r w:rsidR="25E25AD9" w:rsidRPr="4020F58F">
        <w:rPr>
          <w:b w:val="0"/>
          <w:bCs w:val="0"/>
          <w:sz w:val="20"/>
          <w:szCs w:val="20"/>
          <w:lang w:val="en-GB"/>
        </w:rPr>
        <w:t>requires</w:t>
      </w:r>
      <w:r w:rsidRPr="4020F58F">
        <w:rPr>
          <w:b w:val="0"/>
          <w:bCs w:val="0"/>
          <w:sz w:val="20"/>
          <w:szCs w:val="20"/>
          <w:lang w:val="en-GB"/>
        </w:rPr>
        <w:t xml:space="preserve"> </w:t>
      </w:r>
      <w:r w:rsidR="06749D2D" w:rsidRPr="4020F58F">
        <w:rPr>
          <w:b w:val="0"/>
          <w:bCs w:val="0"/>
          <w:sz w:val="20"/>
          <w:szCs w:val="20"/>
          <w:lang w:val="en-GB"/>
        </w:rPr>
        <w:t xml:space="preserve">practitioners to make </w:t>
      </w:r>
      <w:r w:rsidRPr="4020F58F">
        <w:rPr>
          <w:b w:val="0"/>
          <w:bCs w:val="0"/>
          <w:sz w:val="20"/>
          <w:szCs w:val="20"/>
          <w:lang w:val="en-GB"/>
        </w:rPr>
        <w:t>difficult trade-offs between</w:t>
      </w:r>
      <w:r w:rsidR="1161F4F6" w:rsidRPr="4020F58F">
        <w:rPr>
          <w:b w:val="0"/>
          <w:bCs w:val="0"/>
          <w:sz w:val="20"/>
          <w:szCs w:val="20"/>
          <w:lang w:val="en-GB"/>
        </w:rPr>
        <w:t xml:space="preserve"> deliberative principles such as</w:t>
      </w:r>
      <w:r w:rsidRPr="4020F58F">
        <w:rPr>
          <w:b w:val="0"/>
          <w:bCs w:val="0"/>
          <w:sz w:val="20"/>
          <w:szCs w:val="20"/>
          <w:lang w:val="en-GB"/>
        </w:rPr>
        <w:t xml:space="preserve"> inclusion, equality, authenticity, reflection. While digital and AI-supported tools can help address some of these tensions, deliberative quality ultimately depends on how technologies, process architectures, and institutional constraints are combined through coherent design choices.</w:t>
      </w:r>
    </w:p>
    <w:p w14:paraId="751FAF15" w14:textId="77777777" w:rsidR="000B5778" w:rsidRPr="000B51CA" w:rsidRDefault="4A5D1E3A" w:rsidP="0007390E">
      <w:pPr>
        <w:pStyle w:val="Heading1"/>
        <w:spacing w:before="0" w:line="360" w:lineRule="auto"/>
        <w:jc w:val="both"/>
        <w:rPr>
          <w:b w:val="0"/>
          <w:bCs w:val="0"/>
          <w:sz w:val="20"/>
          <w:szCs w:val="20"/>
        </w:rPr>
      </w:pPr>
      <w:r w:rsidRPr="0E5FBCEE">
        <w:rPr>
          <w:b w:val="0"/>
          <w:bCs w:val="0"/>
          <w:sz w:val="20"/>
          <w:szCs w:val="20"/>
        </w:rPr>
        <w:t>The Deliberative Process Design Tool (DPDT) contributes to this challenge by translating deliberative theory into an operational and transparent decision-support framework. By linking constraints, tensions, scaling strategies, AI-supported functionalities, multimodality, gamification, and socio-technical risks within a single computational pipeline, the platform helps practitioners navigate complex deliberative design spaces in a more systematic and auditable way.</w:t>
      </w:r>
    </w:p>
    <w:p w14:paraId="5B8CBA07" w14:textId="77777777" w:rsidR="000B5778" w:rsidRDefault="4A5D1E3A" w:rsidP="0007390E">
      <w:pPr>
        <w:pStyle w:val="Heading1"/>
        <w:spacing w:before="0" w:line="360" w:lineRule="auto"/>
        <w:jc w:val="both"/>
        <w:rPr>
          <w:b w:val="0"/>
          <w:bCs w:val="0"/>
          <w:sz w:val="20"/>
          <w:szCs w:val="20"/>
        </w:rPr>
      </w:pPr>
      <w:r w:rsidRPr="0E5FBCEE">
        <w:rPr>
          <w:b w:val="0"/>
          <w:bCs w:val="0"/>
          <w:sz w:val="20"/>
          <w:szCs w:val="20"/>
        </w:rPr>
        <w:t>More broadly, the DPDT illustrates how deliberative democracy can move from abstract normative principles toward adaptive and context-sensitive design infrastructures capable of supporting large-scale democratic participation under real-world conditions.</w:t>
      </w:r>
    </w:p>
    <w:p w14:paraId="60BDD2FD" w14:textId="77777777" w:rsidR="000B51CA" w:rsidRPr="000B51CA" w:rsidRDefault="000B51CA" w:rsidP="0007390E">
      <w:pPr>
        <w:pStyle w:val="Heading1"/>
        <w:spacing w:before="0" w:line="360" w:lineRule="auto"/>
        <w:rPr>
          <w:b w:val="0"/>
          <w:bCs w:val="0"/>
          <w:sz w:val="20"/>
          <w:szCs w:val="20"/>
        </w:rPr>
      </w:pPr>
    </w:p>
    <w:p w14:paraId="1BA9438C" w14:textId="77777777" w:rsidR="00223EB5" w:rsidRDefault="56F0A218" w:rsidP="0007390E">
      <w:pPr>
        <w:pStyle w:val="Heading1"/>
        <w:spacing w:before="0" w:line="360" w:lineRule="auto"/>
      </w:pPr>
      <w:r>
        <w:t>Acknowledgements</w:t>
      </w:r>
    </w:p>
    <w:p w14:paraId="47911CCA" w14:textId="431D0469" w:rsidR="00223EB5" w:rsidRDefault="56F0A218" w:rsidP="0007390E">
      <w:pPr>
        <w:spacing w:after="120" w:line="360" w:lineRule="auto"/>
        <w:jc w:val="both"/>
      </w:pPr>
      <w:r>
        <w:t xml:space="preserve">This work is funded by the European Union under Horizon Europe grant agreement No. 101178806 (AI4Deliberation). </w:t>
      </w:r>
    </w:p>
    <w:p w14:paraId="7A6A9D58" w14:textId="77777777" w:rsidR="000B5778" w:rsidRDefault="000B5778" w:rsidP="0007390E">
      <w:pPr>
        <w:spacing w:after="120" w:line="360" w:lineRule="auto"/>
        <w:jc w:val="both"/>
      </w:pPr>
    </w:p>
    <w:p w14:paraId="4CD0E4AE" w14:textId="77777777" w:rsidR="000B5778" w:rsidRDefault="000B5778" w:rsidP="0007390E">
      <w:pPr>
        <w:spacing w:after="120" w:line="360" w:lineRule="auto"/>
        <w:jc w:val="both"/>
      </w:pPr>
    </w:p>
    <w:p w14:paraId="645BBA05" w14:textId="32B28CC2" w:rsidR="000B5778" w:rsidRPr="000B51CA" w:rsidRDefault="54372B06" w:rsidP="0007390E">
      <w:pPr>
        <w:spacing w:after="120" w:line="360" w:lineRule="auto"/>
        <w:jc w:val="both"/>
        <w:rPr>
          <w:b/>
          <w:bCs/>
        </w:rPr>
      </w:pPr>
      <w:r w:rsidRPr="0E5FBCEE">
        <w:rPr>
          <w:b/>
          <w:bCs/>
        </w:rPr>
        <w:t>References</w:t>
      </w:r>
    </w:p>
    <w:p w14:paraId="64BC98F1" w14:textId="77777777" w:rsidR="00A85867" w:rsidRPr="00A85867" w:rsidRDefault="000B5778" w:rsidP="00A85867">
      <w:pPr>
        <w:pStyle w:val="Bibliography"/>
      </w:pPr>
      <w:r>
        <w:fldChar w:fldCharType="begin"/>
      </w:r>
      <w:r>
        <w:instrText xml:space="preserve"> ADDIN ZOTERO_BIBL {"uncited":[],"omitted":[],"custom":[]} CSL_BIBLIOGRAPHY </w:instrText>
      </w:r>
      <w:r>
        <w:fldChar w:fldCharType="separate"/>
      </w:r>
      <w:r w:rsidR="00A85867" w:rsidRPr="00A85867">
        <w:t>1.</w:t>
      </w:r>
      <w:r w:rsidR="00A85867" w:rsidRPr="00A85867">
        <w:tab/>
        <w:t xml:space="preserve">Arlene Archer. 2014. Multimodal designs for learning in contexts of diversity. </w:t>
      </w:r>
      <w:r w:rsidR="00A85867" w:rsidRPr="00A85867">
        <w:rPr>
          <w:i/>
          <w:iCs/>
        </w:rPr>
        <w:t>Designs for Learning</w:t>
      </w:r>
      <w:r w:rsidR="00A85867" w:rsidRPr="00A85867">
        <w:t xml:space="preserve"> 7, 2: 8. https://doi.org/10.2478/dfl-2014-0061</w:t>
      </w:r>
    </w:p>
    <w:p w14:paraId="32444425" w14:textId="77777777" w:rsidR="00A85867" w:rsidRPr="00A85867" w:rsidRDefault="00A85867" w:rsidP="00A85867">
      <w:pPr>
        <w:pStyle w:val="Bibliography"/>
      </w:pPr>
      <w:r w:rsidRPr="00A85867">
        <w:t>2.</w:t>
      </w:r>
      <w:r w:rsidRPr="00A85867">
        <w:tab/>
        <w:t xml:space="preserve">Andre Bächtiger, John S. Dryzek, Jane Mansbridge, and Mark D. Warren (eds.). 2018. </w:t>
      </w:r>
      <w:r w:rsidRPr="00A85867">
        <w:rPr>
          <w:i/>
          <w:iCs/>
        </w:rPr>
        <w:t>The Oxford Handbook of Deliberative Democracy</w:t>
      </w:r>
      <w:r w:rsidRPr="00A85867">
        <w:t>. Oxford University Press. https://doi.org/10.1093/oxfordhb/9780198747369.001.0001</w:t>
      </w:r>
    </w:p>
    <w:p w14:paraId="7FF71D2C" w14:textId="77777777" w:rsidR="00A85867" w:rsidRPr="00A85867" w:rsidRDefault="00A85867" w:rsidP="00A85867">
      <w:pPr>
        <w:pStyle w:val="Bibliography"/>
      </w:pPr>
      <w:r w:rsidRPr="00A85867">
        <w:t>3.</w:t>
      </w:r>
      <w:r w:rsidRPr="00A85867">
        <w:tab/>
        <w:t xml:space="preserve">Laura W Black. 2011. </w:t>
      </w:r>
      <w:r w:rsidRPr="00A85867">
        <w:rPr>
          <w:i/>
          <w:iCs/>
        </w:rPr>
        <w:t>The promise and problems of online deliberation</w:t>
      </w:r>
      <w:r w:rsidRPr="00A85867">
        <w:t>. Retrieved from https://localgovernment.extension.wisc.edu/files/2016/04/Black-Online-Delib-KFWP-2011-2.pdf</w:t>
      </w:r>
    </w:p>
    <w:p w14:paraId="46272A1A" w14:textId="77777777" w:rsidR="00A85867" w:rsidRPr="00A85867" w:rsidRDefault="00A85867" w:rsidP="00A85867">
      <w:pPr>
        <w:pStyle w:val="Bibliography"/>
      </w:pPr>
      <w:r w:rsidRPr="00A85867">
        <w:t>4.</w:t>
      </w:r>
      <w:r w:rsidRPr="00A85867">
        <w:tab/>
        <w:t xml:space="preserve">Stephen Coleman and Giles Moss. 2012. Under Construction: The Field of Online Deliberation Research. </w:t>
      </w:r>
      <w:r w:rsidRPr="00A85867">
        <w:rPr>
          <w:i/>
          <w:iCs/>
        </w:rPr>
        <w:t>Journal of Information Technology &amp; Politics</w:t>
      </w:r>
      <w:r w:rsidRPr="00A85867">
        <w:t xml:space="preserve"> 9, 1: 1–15. https://doi.org/10.1080/19331681.2011.635957</w:t>
      </w:r>
    </w:p>
    <w:p w14:paraId="678710DE" w14:textId="77777777" w:rsidR="00A85867" w:rsidRPr="00A85867" w:rsidRDefault="00A85867" w:rsidP="00A85867">
      <w:pPr>
        <w:pStyle w:val="Bibliography"/>
      </w:pPr>
      <w:r w:rsidRPr="00A85867">
        <w:t>5.</w:t>
      </w:r>
      <w:r w:rsidRPr="00A85867">
        <w:tab/>
        <w:t xml:space="preserve">Nicole Curato, John S. Dryzek, Selen A. Ercan, Carolyn M. Hendriks, and Simon Niemeyer. 2017. Twelve Key Findings in Deliberative Democracy Research. </w:t>
      </w:r>
      <w:r w:rsidRPr="00A85867">
        <w:rPr>
          <w:i/>
          <w:iCs/>
        </w:rPr>
        <w:t>Daedalus</w:t>
      </w:r>
      <w:r w:rsidRPr="00A85867">
        <w:t xml:space="preserve"> 146, 3: 28–38. Retrieved January 11, 2025 from https://www.jstor.org/stable/48563094</w:t>
      </w:r>
    </w:p>
    <w:p w14:paraId="439F044B" w14:textId="77777777" w:rsidR="00A85867" w:rsidRPr="00A85867" w:rsidRDefault="00A85867" w:rsidP="00A85867">
      <w:pPr>
        <w:pStyle w:val="Bibliography"/>
      </w:pPr>
      <w:r w:rsidRPr="00A85867">
        <w:t>6.</w:t>
      </w:r>
      <w:r w:rsidRPr="00A85867">
        <w:tab/>
        <w:t xml:space="preserve">Anthony Downs. 1957. An Economic Theory of Political Action in a Democracy. </w:t>
      </w:r>
      <w:r w:rsidRPr="00A85867">
        <w:rPr>
          <w:i/>
          <w:iCs/>
        </w:rPr>
        <w:t>Journal of Political Economy</w:t>
      </w:r>
      <w:r w:rsidRPr="00A85867">
        <w:t xml:space="preserve"> 65, 2: 135–150. Retrieved from https://www.jstor.org/stable/1827369</w:t>
      </w:r>
    </w:p>
    <w:p w14:paraId="46747D73" w14:textId="77777777" w:rsidR="00A85867" w:rsidRPr="00A85867" w:rsidRDefault="00A85867" w:rsidP="00A85867">
      <w:pPr>
        <w:pStyle w:val="Bibliography"/>
      </w:pPr>
      <w:r w:rsidRPr="00A85867">
        <w:t>7.</w:t>
      </w:r>
      <w:r w:rsidRPr="00A85867">
        <w:tab/>
        <w:t xml:space="preserve">John Dryzek. 2007. Theory, evidence, and the tasks of deliberation. In </w:t>
      </w:r>
      <w:r w:rsidRPr="00A85867">
        <w:rPr>
          <w:i/>
          <w:iCs/>
        </w:rPr>
        <w:t>Deliberation, participation and democracy: Can the people govern?</w:t>
      </w:r>
      <w:r w:rsidRPr="00A85867">
        <w:t xml:space="preserve"> Palgrave Macmillian.</w:t>
      </w:r>
    </w:p>
    <w:p w14:paraId="7DFD7433" w14:textId="77777777" w:rsidR="00A85867" w:rsidRPr="00A85867" w:rsidRDefault="00A85867" w:rsidP="00A85867">
      <w:pPr>
        <w:pStyle w:val="Bibliography"/>
      </w:pPr>
      <w:r w:rsidRPr="00A85867">
        <w:t>8.</w:t>
      </w:r>
      <w:r w:rsidRPr="00A85867">
        <w:tab/>
        <w:t xml:space="preserve">John S. Dryzek. 2002. </w:t>
      </w:r>
      <w:r w:rsidRPr="00A85867">
        <w:rPr>
          <w:i/>
          <w:iCs/>
        </w:rPr>
        <w:t>Deliberative Democracy and Beyond: Liberals, Critics, Contestations</w:t>
      </w:r>
      <w:r w:rsidRPr="00A85867">
        <w:t>. Oxford University PressOxford. https://doi.org/10.1093/019925043X.001.0001</w:t>
      </w:r>
    </w:p>
    <w:p w14:paraId="7F5FB70B" w14:textId="77777777" w:rsidR="00A85867" w:rsidRPr="00A85867" w:rsidRDefault="00A85867" w:rsidP="00A85867">
      <w:pPr>
        <w:pStyle w:val="Bibliography"/>
      </w:pPr>
      <w:r w:rsidRPr="00A85867">
        <w:t>9.</w:t>
      </w:r>
      <w:r w:rsidRPr="00A85867">
        <w:tab/>
        <w:t xml:space="preserve">John S. Dryzek. 2009. Democratization as Deliberative Capacity Building. </w:t>
      </w:r>
      <w:r w:rsidRPr="00A85867">
        <w:rPr>
          <w:i/>
          <w:iCs/>
        </w:rPr>
        <w:t>Comparative Political Studies</w:t>
      </w:r>
      <w:r w:rsidRPr="00A85867">
        <w:t xml:space="preserve"> 42, 11: 1379–1402. https://doi.org/10.1177/0010414009332129</w:t>
      </w:r>
    </w:p>
    <w:p w14:paraId="15FE1E34" w14:textId="77777777" w:rsidR="00A85867" w:rsidRPr="00A85867" w:rsidRDefault="00A85867" w:rsidP="00A85867">
      <w:pPr>
        <w:pStyle w:val="Bibliography"/>
      </w:pPr>
      <w:r w:rsidRPr="00A85867">
        <w:t>10.</w:t>
      </w:r>
      <w:r w:rsidRPr="00A85867">
        <w:tab/>
        <w:t xml:space="preserve">John S. Dryzek and Simon Niemeyer. 2006. Reconciling Pluralism and Consensus as Political Ideals. </w:t>
      </w:r>
      <w:r w:rsidRPr="00A85867">
        <w:rPr>
          <w:i/>
          <w:iCs/>
        </w:rPr>
        <w:t>American Journal of Political Science</w:t>
      </w:r>
      <w:r w:rsidRPr="00A85867">
        <w:t xml:space="preserve"> 50, 3: 634–649. https://doi.org/10.1111/j.1540-5907.2006.00206.x</w:t>
      </w:r>
    </w:p>
    <w:p w14:paraId="50D97872" w14:textId="77777777" w:rsidR="00A85867" w:rsidRPr="00A85867" w:rsidRDefault="00A85867" w:rsidP="00A85867">
      <w:pPr>
        <w:pStyle w:val="Bibliography"/>
      </w:pPr>
      <w:r w:rsidRPr="00A85867">
        <w:t>11.</w:t>
      </w:r>
      <w:r w:rsidRPr="00A85867">
        <w:tab/>
        <w:t xml:space="preserve">David Estlund and Hélène Landemore. 2018. The Epistemic Value of Democratic Deliberation. In </w:t>
      </w:r>
      <w:r w:rsidRPr="00A85867">
        <w:rPr>
          <w:i/>
          <w:iCs/>
        </w:rPr>
        <w:t>The Oxford Handbook of Deliberative Democracy</w:t>
      </w:r>
      <w:r w:rsidRPr="00A85867">
        <w:t xml:space="preserve"> (1st ed.), Andre Bächtiger, John S. Dryzek, Jane Mansbridge and Mark D. Warren (eds.). Oxford University Press, 113–131. https://doi.org/10.1093/oxfordhb/9780198747369.013.26</w:t>
      </w:r>
    </w:p>
    <w:p w14:paraId="41EE9929" w14:textId="77777777" w:rsidR="00A85867" w:rsidRPr="00A85867" w:rsidRDefault="00A85867" w:rsidP="00A85867">
      <w:pPr>
        <w:pStyle w:val="Bibliography"/>
      </w:pPr>
      <w:r w:rsidRPr="00A85867">
        <w:t>12.</w:t>
      </w:r>
      <w:r w:rsidRPr="00A85867">
        <w:tab/>
        <w:t xml:space="preserve">James Fishkin. 2009. </w:t>
      </w:r>
      <w:r w:rsidRPr="00A85867">
        <w:rPr>
          <w:i/>
          <w:iCs/>
        </w:rPr>
        <w:t>When the People Speak: Deliberative Democracy and Public Consultation</w:t>
      </w:r>
      <w:r w:rsidRPr="00A85867">
        <w:t>. Oxford University Press.</w:t>
      </w:r>
    </w:p>
    <w:p w14:paraId="79769B60" w14:textId="77777777" w:rsidR="00A85867" w:rsidRPr="00A85867" w:rsidRDefault="00A85867" w:rsidP="00A85867">
      <w:pPr>
        <w:pStyle w:val="Bibliography"/>
      </w:pPr>
      <w:r w:rsidRPr="00A85867">
        <w:t>13.</w:t>
      </w:r>
      <w:r w:rsidRPr="00A85867">
        <w:tab/>
        <w:t xml:space="preserve">James S. Fishkin. 2018. </w:t>
      </w:r>
      <w:r w:rsidRPr="00A85867">
        <w:rPr>
          <w:i/>
          <w:iCs/>
        </w:rPr>
        <w:t>Democracy When the People Are Thinking</w:t>
      </w:r>
      <w:r w:rsidRPr="00A85867">
        <w:t>. Oxford University Press. https://doi.org/10.1093/oso/9780198820291.001.0001</w:t>
      </w:r>
    </w:p>
    <w:p w14:paraId="563397C7" w14:textId="77777777" w:rsidR="00A85867" w:rsidRPr="00A85867" w:rsidRDefault="00A85867" w:rsidP="00A85867">
      <w:pPr>
        <w:pStyle w:val="Bibliography"/>
      </w:pPr>
      <w:r w:rsidRPr="00A85867">
        <w:t>14.</w:t>
      </w:r>
      <w:r w:rsidRPr="00A85867">
        <w:tab/>
        <w:t xml:space="preserve">Maurice Flechtner and Francesco Veri. 2026. Upscaling Deliberation Under Constraint: From Normative Principles to Socio-Technical Design. </w:t>
      </w:r>
    </w:p>
    <w:p w14:paraId="14528855" w14:textId="77777777" w:rsidR="00A85867" w:rsidRPr="00A85867" w:rsidRDefault="00A85867" w:rsidP="00A85867">
      <w:pPr>
        <w:pStyle w:val="Bibliography"/>
      </w:pPr>
      <w:r w:rsidRPr="00A85867">
        <w:t>15.</w:t>
      </w:r>
      <w:r w:rsidRPr="00A85867">
        <w:tab/>
        <w:t xml:space="preserve">Archon Fung. 2005. Deliberation before the Revolution: Toward an Ethics of Deliberative Democracy in an Unjust World. </w:t>
      </w:r>
      <w:r w:rsidRPr="00A85867">
        <w:rPr>
          <w:i/>
          <w:iCs/>
        </w:rPr>
        <w:t>Political Theory</w:t>
      </w:r>
      <w:r w:rsidRPr="00A85867">
        <w:t xml:space="preserve"> 33, 3: 397–419. https://doi.org/10.1177/0090591704271990</w:t>
      </w:r>
    </w:p>
    <w:p w14:paraId="3D44F2F4" w14:textId="77777777" w:rsidR="00A85867" w:rsidRPr="00A85867" w:rsidRDefault="00A85867" w:rsidP="00A85867">
      <w:pPr>
        <w:pStyle w:val="Bibliography"/>
      </w:pPr>
      <w:r w:rsidRPr="00A85867">
        <w:t>16.</w:t>
      </w:r>
      <w:r w:rsidRPr="00A85867">
        <w:tab/>
        <w:t xml:space="preserve">J. E. Gonçalves, I. Ioannou, and T. Verma. 2024. No one-size-fits-all: Multi-actor perspectives on public participation and digital participatory platforms. </w:t>
      </w:r>
      <w:r w:rsidRPr="00A85867">
        <w:rPr>
          <w:i/>
          <w:iCs/>
        </w:rPr>
        <w:t>Philosophical Transactions of the Royal Society A: Mathematical, Physical and Engineering Sciences</w:t>
      </w:r>
      <w:r w:rsidRPr="00A85867">
        <w:t xml:space="preserve"> 382, 2285: 20240111. https://doi.org/10.1098/rsta.2024.0111</w:t>
      </w:r>
    </w:p>
    <w:p w14:paraId="19295ED3" w14:textId="77777777" w:rsidR="00A85867" w:rsidRPr="00A85867" w:rsidRDefault="00A85867" w:rsidP="00A85867">
      <w:pPr>
        <w:pStyle w:val="Bibliography"/>
      </w:pPr>
      <w:r w:rsidRPr="00A85867">
        <w:t>17.</w:t>
      </w:r>
      <w:r w:rsidRPr="00A85867">
        <w:tab/>
        <w:t xml:space="preserve">J. E. Gonçalves, I. Ioannou, and T. Verma. 2024. No one-size-fits-all: Multi-actor perspectives on public participation and digital participatory platforms. </w:t>
      </w:r>
      <w:r w:rsidRPr="00A85867">
        <w:rPr>
          <w:i/>
          <w:iCs/>
        </w:rPr>
        <w:t>Philosophical Transactions of the Royal Society A: Mathematical, Physical and Engineering Sciences</w:t>
      </w:r>
      <w:r w:rsidRPr="00A85867">
        <w:t xml:space="preserve"> 382, 2285: 20240111. https://doi.org/10.1098/rsta.2024.0111</w:t>
      </w:r>
    </w:p>
    <w:p w14:paraId="63277282" w14:textId="77777777" w:rsidR="00A85867" w:rsidRPr="00A85867" w:rsidRDefault="00A85867" w:rsidP="00A85867">
      <w:pPr>
        <w:pStyle w:val="Bibliography"/>
      </w:pPr>
      <w:r w:rsidRPr="00A85867">
        <w:t>18.</w:t>
      </w:r>
      <w:r w:rsidRPr="00A85867">
        <w:tab/>
        <w:t xml:space="preserve">Todd Graham and Scott Wright. 2014. Analysing ‘Super-Participation’ in Online Third Spaces. In </w:t>
      </w:r>
      <w:r w:rsidRPr="00A85867">
        <w:rPr>
          <w:i/>
          <w:iCs/>
        </w:rPr>
        <w:t>Analyzing Social Media Data and Web Networks</w:t>
      </w:r>
      <w:r w:rsidRPr="00A85867">
        <w:t>, Marta Cantijoch, Rachel Gibson and Stephen Ward (eds.). Palgrave Macmillan UK, London, 197–215. https://doi.org/10.1057/9781137276773_8</w:t>
      </w:r>
    </w:p>
    <w:p w14:paraId="7B60C55B" w14:textId="77777777" w:rsidR="00A85867" w:rsidRPr="00A85867" w:rsidRDefault="00A85867" w:rsidP="00A85867">
      <w:pPr>
        <w:pStyle w:val="Bibliography"/>
      </w:pPr>
      <w:r w:rsidRPr="00A85867">
        <w:t>19.</w:t>
      </w:r>
      <w:r w:rsidRPr="00A85867">
        <w:tab/>
        <w:t xml:space="preserve">Kimmo Grönlund, Kaisa Herne, and Maija Setälä. 2015. Does Enclave Deliberation Polarize Opinions? </w:t>
      </w:r>
      <w:r w:rsidRPr="00A85867">
        <w:rPr>
          <w:i/>
          <w:iCs/>
        </w:rPr>
        <w:t>Political Behavior</w:t>
      </w:r>
      <w:r w:rsidRPr="00A85867">
        <w:t xml:space="preserve"> 37, 4: 995–1020. https://doi.org/10.1007/s11109-015-9304-x</w:t>
      </w:r>
    </w:p>
    <w:p w14:paraId="4A8035FC" w14:textId="77777777" w:rsidR="00A85867" w:rsidRPr="00A85867" w:rsidRDefault="00A85867" w:rsidP="00A85867">
      <w:pPr>
        <w:pStyle w:val="Bibliography"/>
      </w:pPr>
      <w:r w:rsidRPr="00A85867">
        <w:lastRenderedPageBreak/>
        <w:t>20.</w:t>
      </w:r>
      <w:r w:rsidRPr="00A85867">
        <w:tab/>
        <w:t xml:space="preserve">Kimmo Grönlund, Maija Setälä, and Kaisa Herne. 2010. Deliberation and civic virtue: lessons from a citizen deliberation experiment. </w:t>
      </w:r>
      <w:r w:rsidRPr="00A85867">
        <w:rPr>
          <w:i/>
          <w:iCs/>
        </w:rPr>
        <w:t>European Political Science Review</w:t>
      </w:r>
      <w:r w:rsidRPr="00A85867">
        <w:t xml:space="preserve"> 2, 1: 95–117. https://doi.org/10.1017/S1755773909990245</w:t>
      </w:r>
    </w:p>
    <w:p w14:paraId="33A3DD30" w14:textId="77777777" w:rsidR="00A85867" w:rsidRPr="00A85867" w:rsidRDefault="00A85867" w:rsidP="00A85867">
      <w:pPr>
        <w:pStyle w:val="Bibliography"/>
      </w:pPr>
      <w:r w:rsidRPr="00A85867">
        <w:t>21.</w:t>
      </w:r>
      <w:r w:rsidRPr="00A85867">
        <w:tab/>
        <w:t xml:space="preserve">Jürgen Habermas. 1996. </w:t>
      </w:r>
      <w:r w:rsidRPr="00A85867">
        <w:rPr>
          <w:i/>
          <w:iCs/>
        </w:rPr>
        <w:t>Between Facts and Norms: Contributions to a Discourse Theory of Law and Democracy</w:t>
      </w:r>
      <w:r w:rsidRPr="00A85867">
        <w:t>. The MIT Press. https://doi.org/10.7551/mitpress/1564.001.0001</w:t>
      </w:r>
    </w:p>
    <w:p w14:paraId="30694FB5" w14:textId="77777777" w:rsidR="00A85867" w:rsidRPr="00A85867" w:rsidRDefault="00A85867" w:rsidP="00A85867">
      <w:pPr>
        <w:pStyle w:val="Bibliography"/>
      </w:pPr>
      <w:r w:rsidRPr="00A85867">
        <w:t>22.</w:t>
      </w:r>
      <w:r w:rsidRPr="00A85867">
        <w:tab/>
        <w:t xml:space="preserve">Michael Townsen Hicks, James Humphries, and Joe Slater. 2024. ChatGPT is bullshit. </w:t>
      </w:r>
      <w:r w:rsidRPr="00A85867">
        <w:rPr>
          <w:i/>
          <w:iCs/>
        </w:rPr>
        <w:t>Ethics and Information Technology</w:t>
      </w:r>
      <w:r w:rsidRPr="00A85867">
        <w:t xml:space="preserve"> 26, 2. https://doi.org/10.1007/s10676-024-09775-5</w:t>
      </w:r>
    </w:p>
    <w:p w14:paraId="5323A15A" w14:textId="77777777" w:rsidR="00A85867" w:rsidRPr="00A85867" w:rsidRDefault="00A85867" w:rsidP="00A85867">
      <w:pPr>
        <w:pStyle w:val="Bibliography"/>
      </w:pPr>
      <w:r w:rsidRPr="00A85867">
        <w:t>23.</w:t>
      </w:r>
      <w:r w:rsidRPr="00A85867">
        <w:tab/>
        <w:t xml:space="preserve">Markus Holdo. 2020. Meta-deliberation: everyday acts of critical reflection in deliberative systems. </w:t>
      </w:r>
      <w:r w:rsidRPr="00A85867">
        <w:rPr>
          <w:i/>
          <w:iCs/>
        </w:rPr>
        <w:t>Politics</w:t>
      </w:r>
      <w:r w:rsidRPr="00A85867">
        <w:t xml:space="preserve"> 40, 1: 106–119. https://doi.org/10.1177/0263395719837914</w:t>
      </w:r>
    </w:p>
    <w:p w14:paraId="18F1E84B" w14:textId="77777777" w:rsidR="00A85867" w:rsidRPr="00A85867" w:rsidRDefault="00A85867" w:rsidP="00A85867">
      <w:pPr>
        <w:pStyle w:val="Bibliography"/>
      </w:pPr>
      <w:r w:rsidRPr="00A85867">
        <w:t>24.</w:t>
      </w:r>
      <w:r w:rsidRPr="00A85867">
        <w:tab/>
        <w:t xml:space="preserve">Mark Klein. 2012. Enabling Large-Scale Deliberation Using Attention-Mediation Metrics. </w:t>
      </w:r>
      <w:r w:rsidRPr="00A85867">
        <w:rPr>
          <w:i/>
          <w:iCs/>
        </w:rPr>
        <w:t>Computer Supported Cooperative Work (CSCW)</w:t>
      </w:r>
      <w:r w:rsidRPr="00A85867">
        <w:t xml:space="preserve"> 21, 4–5: 449–473. https://doi.org/10.1007/s10606-012-9156-4</w:t>
      </w:r>
    </w:p>
    <w:p w14:paraId="13693C9F" w14:textId="77777777" w:rsidR="00A85867" w:rsidRPr="00A85867" w:rsidRDefault="00A85867" w:rsidP="00A85867">
      <w:pPr>
        <w:pStyle w:val="Bibliography"/>
      </w:pPr>
      <w:r w:rsidRPr="00A85867">
        <w:t>25.</w:t>
      </w:r>
      <w:r w:rsidRPr="00A85867">
        <w:tab/>
        <w:t xml:space="preserve">Robert E. Kraut, Paul Resnick, Sara Kiesler, Moira Burke, Yan Chen, Niki Kittur, Joseph Konstan, Yuqing Ren, and John Riedl. 2012. </w:t>
      </w:r>
      <w:r w:rsidRPr="00A85867">
        <w:rPr>
          <w:i/>
          <w:iCs/>
        </w:rPr>
        <w:t>Building Successful Online Communities: Evidence-Based Social Design</w:t>
      </w:r>
      <w:r w:rsidRPr="00A85867">
        <w:t>. The MIT Press. https://doi.org/10.7551/mitpress/8472.001.0001</w:t>
      </w:r>
    </w:p>
    <w:p w14:paraId="47475C27" w14:textId="77777777" w:rsidR="00A85867" w:rsidRPr="00A85867" w:rsidRDefault="00A85867" w:rsidP="00A85867">
      <w:pPr>
        <w:pStyle w:val="Bibliography"/>
      </w:pPr>
      <w:r w:rsidRPr="00A85867">
        <w:t>26.</w:t>
      </w:r>
      <w:r w:rsidRPr="00A85867">
        <w:tab/>
        <w:t xml:space="preserve">Jonathan W. Kuyper. 2018. The Instrumental Value of Deliberative Democracy – Or, do we have Good Reasons to be Deliberative Democrats? </w:t>
      </w:r>
      <w:r w:rsidRPr="00A85867">
        <w:rPr>
          <w:i/>
          <w:iCs/>
        </w:rPr>
        <w:t>Journal of Deliberative Democracy</w:t>
      </w:r>
      <w:r w:rsidRPr="00A85867">
        <w:t xml:space="preserve"> 14, 1. https://doi.org/10.16997/jdd.291</w:t>
      </w:r>
    </w:p>
    <w:p w14:paraId="17A72D72" w14:textId="77777777" w:rsidR="00A85867" w:rsidRPr="00A85867" w:rsidRDefault="00A85867" w:rsidP="00A85867">
      <w:pPr>
        <w:pStyle w:val="Bibliography"/>
      </w:pPr>
      <w:r w:rsidRPr="00A85867">
        <w:t>27.</w:t>
      </w:r>
      <w:r w:rsidRPr="00A85867">
        <w:tab/>
        <w:t xml:space="preserve">Marina Lindell. 2023. 19 Internal dynamics at work. In </w:t>
      </w:r>
      <w:r w:rsidRPr="00A85867">
        <w:rPr>
          <w:i/>
          <w:iCs/>
        </w:rPr>
        <w:t>De Gruyter Handbook of Citizens’ Assemblies</w:t>
      </w:r>
      <w:r w:rsidRPr="00A85867">
        <w:t>, Min Reuchamps, Julien Vrydagh and Yanina Welp (eds.). De Gruyter, 257–270. https://doi.org/10.1515/9783110758269-021</w:t>
      </w:r>
    </w:p>
    <w:p w14:paraId="038729C3" w14:textId="77777777" w:rsidR="00A85867" w:rsidRPr="00A85867" w:rsidRDefault="00A85867" w:rsidP="00A85867">
      <w:pPr>
        <w:pStyle w:val="Bibliography"/>
      </w:pPr>
      <w:r w:rsidRPr="00A85867">
        <w:t>28.</w:t>
      </w:r>
      <w:r w:rsidRPr="00A85867">
        <w:tab/>
        <w:t xml:space="preserve">Carolyn Lukensmeyer and Steve Bregham. 2002. Taking democracy to scale: Creating a town hall meeting for the twenty-first century. </w:t>
      </w:r>
      <w:r w:rsidRPr="00A85867">
        <w:rPr>
          <w:i/>
          <w:iCs/>
        </w:rPr>
        <w:t>National Civic Review</w:t>
      </w:r>
      <w:r w:rsidRPr="00A85867">
        <w:t xml:space="preserve"> 91, 4: 351–366. Retrieved from https://heinonline.org/HOL/LandingPage?handle=hein.journals/natmnr91&amp;div=36&amp;id=&amp;page=</w:t>
      </w:r>
    </w:p>
    <w:p w14:paraId="7359CBEB" w14:textId="77777777" w:rsidR="00A85867" w:rsidRPr="00A85867" w:rsidRDefault="00A85867" w:rsidP="00A85867">
      <w:pPr>
        <w:pStyle w:val="Bibliography"/>
      </w:pPr>
      <w:r w:rsidRPr="00A85867">
        <w:t>29.</w:t>
      </w:r>
      <w:r w:rsidRPr="00A85867">
        <w:tab/>
        <w:t xml:space="preserve">Simon Niemeyer, Francesco Veri, John S. Dryzek, and André Bächtiger. 2024. How Deliberation Happens: Enabling Deliberative Reason. </w:t>
      </w:r>
      <w:r w:rsidRPr="00A85867">
        <w:rPr>
          <w:i/>
          <w:iCs/>
        </w:rPr>
        <w:t>American Political Science Review</w:t>
      </w:r>
      <w:r w:rsidRPr="00A85867">
        <w:t xml:space="preserve"> 118, 1: 345–362. https://doi.org/10.1017/S0003055423000023</w:t>
      </w:r>
    </w:p>
    <w:p w14:paraId="56F0EB68" w14:textId="77777777" w:rsidR="00A85867" w:rsidRPr="00A85867" w:rsidRDefault="00A85867" w:rsidP="00A85867">
      <w:pPr>
        <w:pStyle w:val="Bibliography"/>
      </w:pPr>
      <w:r w:rsidRPr="00A85867">
        <w:t>30.</w:t>
      </w:r>
      <w:r w:rsidRPr="00A85867">
        <w:tab/>
        <w:t xml:space="preserve">Anthony T. Pescosolido. 2003. Group Efficacy And Group Effectiveness: The Effects of Group Efficacy Over Time on Group Performance and Development. </w:t>
      </w:r>
      <w:r w:rsidRPr="00A85867">
        <w:rPr>
          <w:i/>
          <w:iCs/>
        </w:rPr>
        <w:t>Small Group Research</w:t>
      </w:r>
      <w:r w:rsidRPr="00A85867">
        <w:t xml:space="preserve"> 34, 1: 20–42. https://doi.org/10.1177/1046496402239576</w:t>
      </w:r>
    </w:p>
    <w:p w14:paraId="7383EA7E" w14:textId="77777777" w:rsidR="00A85867" w:rsidRPr="00A85867" w:rsidRDefault="00A85867" w:rsidP="00A85867">
      <w:pPr>
        <w:pStyle w:val="Bibliography"/>
      </w:pPr>
      <w:r w:rsidRPr="00A85867">
        <w:t>31.</w:t>
      </w:r>
      <w:r w:rsidRPr="00A85867">
        <w:tab/>
        <w:t xml:space="preserve">Michael Sailer and Lisa Homner. 2020. The Gamification of Learning: a Meta-analysis. </w:t>
      </w:r>
      <w:r w:rsidRPr="00A85867">
        <w:rPr>
          <w:i/>
          <w:iCs/>
        </w:rPr>
        <w:t>Educational Psychology Review</w:t>
      </w:r>
      <w:r w:rsidRPr="00A85867">
        <w:t xml:space="preserve"> 32, 1: 77–112. https://doi.org/10.1007/s10648-019-09498-w</w:t>
      </w:r>
    </w:p>
    <w:p w14:paraId="26C7CB54" w14:textId="77777777" w:rsidR="00A85867" w:rsidRPr="00A85867" w:rsidRDefault="00A85867" w:rsidP="00A85867">
      <w:pPr>
        <w:pStyle w:val="Bibliography"/>
      </w:pPr>
      <w:r w:rsidRPr="00A85867">
        <w:t>32.</w:t>
      </w:r>
      <w:r w:rsidRPr="00A85867">
        <w:tab/>
        <w:t xml:space="preserve">Michael Sailer and Lisa Homner. 2020. The Gamification of Learning: a Meta-analysis. </w:t>
      </w:r>
      <w:r w:rsidRPr="00A85867">
        <w:rPr>
          <w:i/>
          <w:iCs/>
        </w:rPr>
        <w:t>Educational Psychology Review</w:t>
      </w:r>
      <w:r w:rsidRPr="00A85867">
        <w:t xml:space="preserve"> 32, 1: 77–112. https://doi.org/10.1007/s10648-019-09498-w</w:t>
      </w:r>
    </w:p>
    <w:p w14:paraId="59D00A30" w14:textId="77777777" w:rsidR="00A85867" w:rsidRPr="00A85867" w:rsidRDefault="00A85867" w:rsidP="00A85867">
      <w:pPr>
        <w:pStyle w:val="Bibliography"/>
        <w:rPr>
          <w:lang w:val="de-DE"/>
        </w:rPr>
      </w:pPr>
      <w:r w:rsidRPr="00A85867">
        <w:t>33.</w:t>
      </w:r>
      <w:r w:rsidRPr="00A85867">
        <w:tab/>
        <w:t xml:space="preserve">Efthimios Tambouris. 2025. Artificial Intelligence for Mass Democratic Deliberations: The AI4Deliberation Project Objectives and Methodology. </w:t>
      </w:r>
      <w:r w:rsidRPr="00A85867">
        <w:rPr>
          <w:lang w:val="de-DE"/>
        </w:rPr>
        <w:t xml:space="preserve">In </w:t>
      </w:r>
      <w:r w:rsidRPr="00A85867">
        <w:rPr>
          <w:i/>
          <w:iCs/>
          <w:lang w:val="de-DE"/>
        </w:rPr>
        <w:t>Intelligent Computing</w:t>
      </w:r>
      <w:r w:rsidRPr="00A85867">
        <w:rPr>
          <w:lang w:val="de-DE"/>
        </w:rPr>
        <w:t>, Kohei Arai (ed.). Springer Nature Switzerland, Cham, 562–574. https://doi.org/10.1007/978-3-031-92602-0_36</w:t>
      </w:r>
    </w:p>
    <w:p w14:paraId="1D23C7E1" w14:textId="77777777" w:rsidR="00A85867" w:rsidRPr="00A85867" w:rsidRDefault="00A85867" w:rsidP="00A85867">
      <w:pPr>
        <w:pStyle w:val="Bibliography"/>
      </w:pPr>
      <w:r w:rsidRPr="00A85867">
        <w:t>34.</w:t>
      </w:r>
      <w:r w:rsidRPr="00A85867">
        <w:tab/>
        <w:t xml:space="preserve">W. Ben Towne and James D. Herbsleb. 2012. Design Considerations for Online Deliberation Systems. </w:t>
      </w:r>
      <w:r w:rsidRPr="00A85867">
        <w:rPr>
          <w:i/>
          <w:iCs/>
        </w:rPr>
        <w:t>Journal of Information Technology &amp; Politics</w:t>
      </w:r>
      <w:r w:rsidRPr="00A85867">
        <w:t xml:space="preserve"> 9, 1: 97–115. https://doi.org/10.1080/19331681.2011.637711</w:t>
      </w:r>
    </w:p>
    <w:p w14:paraId="00B7C08F" w14:textId="77777777" w:rsidR="00A85867" w:rsidRPr="00A85867" w:rsidRDefault="00A85867" w:rsidP="00A85867">
      <w:pPr>
        <w:pStyle w:val="Bibliography"/>
      </w:pPr>
      <w:r w:rsidRPr="00A85867">
        <w:t>35.</w:t>
      </w:r>
      <w:r w:rsidRPr="00A85867">
        <w:tab/>
        <w:t xml:space="preserve">Francesco Veri. 2023. Mapping Democratic Innovations: A Bottom-up Empirical Perspective. </w:t>
      </w:r>
      <w:r w:rsidRPr="00A85867">
        <w:rPr>
          <w:i/>
          <w:iCs/>
        </w:rPr>
        <w:t>Representation</w:t>
      </w:r>
      <w:r w:rsidRPr="00A85867">
        <w:t xml:space="preserve"> 59, 2: 171–188. https://doi.org/10.1080/00344893.2022.2075032</w:t>
      </w:r>
    </w:p>
    <w:p w14:paraId="2462DBCF" w14:textId="77777777" w:rsidR="00A85867" w:rsidRPr="00A85867" w:rsidRDefault="00A85867" w:rsidP="00A85867">
      <w:pPr>
        <w:pStyle w:val="Bibliography"/>
      </w:pPr>
      <w:r w:rsidRPr="00A85867">
        <w:t>36.</w:t>
      </w:r>
      <w:r w:rsidRPr="00A85867">
        <w:tab/>
        <w:t xml:space="preserve">Francesco Veri. 2025. Fostering Reasoning in the Politically Disengaged: The Role of Deliberative Minipublics. </w:t>
      </w:r>
      <w:r w:rsidRPr="00A85867">
        <w:rPr>
          <w:i/>
          <w:iCs/>
        </w:rPr>
        <w:t>Political Studies Review</w:t>
      </w:r>
      <w:r w:rsidRPr="00A85867">
        <w:t xml:space="preserve"> 23, 1: 254–275. https://doi.org/10.1177/14789299241239909</w:t>
      </w:r>
    </w:p>
    <w:p w14:paraId="7F974DF7" w14:textId="77777777" w:rsidR="00A85867" w:rsidRPr="00A85867" w:rsidRDefault="00A85867" w:rsidP="00A85867">
      <w:pPr>
        <w:pStyle w:val="Bibliography"/>
      </w:pPr>
      <w:r w:rsidRPr="00A85867">
        <w:t>37.</w:t>
      </w:r>
      <w:r w:rsidRPr="00A85867">
        <w:tab/>
        <w:t xml:space="preserve">Francesco Veri and Simon Niemeyer. 2025. Deliberative reason and the effect of minipublic configurations. </w:t>
      </w:r>
      <w:r w:rsidRPr="00A85867">
        <w:rPr>
          <w:i/>
          <w:iCs/>
        </w:rPr>
        <w:t>European Political Science Review</w:t>
      </w:r>
      <w:r w:rsidRPr="00A85867">
        <w:t xml:space="preserve"> 17, 3: 530–540. https://doi.org/10.1017/s1755773925000050</w:t>
      </w:r>
    </w:p>
    <w:p w14:paraId="6A970A28" w14:textId="77777777" w:rsidR="00A85867" w:rsidRPr="00A85867" w:rsidRDefault="00A85867" w:rsidP="00A85867">
      <w:pPr>
        <w:pStyle w:val="Bibliography"/>
      </w:pPr>
      <w:r w:rsidRPr="00A85867">
        <w:t>38.</w:t>
      </w:r>
      <w:r w:rsidRPr="00A85867">
        <w:tab/>
        <w:t xml:space="preserve">Yannick Von Ostheim, Maurice Flechtner, and Francesco Veri. 2026. Gamifying Deliberation: Towards a Process-Sensitive Framework. In </w:t>
      </w:r>
      <w:r w:rsidRPr="00A85867">
        <w:rPr>
          <w:i/>
          <w:iCs/>
        </w:rPr>
        <w:t>25th IFIP WG 8.5 International Conference, EGOV 2026 Proceedings</w:t>
      </w:r>
      <w:r w:rsidRPr="00A85867">
        <w:t>.</w:t>
      </w:r>
    </w:p>
    <w:p w14:paraId="3F6D87B5" w14:textId="77777777" w:rsidR="00A85867" w:rsidRDefault="00A85867" w:rsidP="00A85867">
      <w:pPr>
        <w:pStyle w:val="Bibliography"/>
        <w:rPr>
          <w:ins w:id="37" w:author="Maurice Flechtner" w:date="2026-05-28T10:38:00Z" w16du:dateUtc="2026-05-28T08:38:00Z"/>
        </w:rPr>
      </w:pPr>
      <w:r w:rsidRPr="00A85867">
        <w:t>39.</w:t>
      </w:r>
      <w:r w:rsidRPr="00A85867">
        <w:tab/>
        <w:t xml:space="preserve">Scott Wright and John Street. 2007. Democracy, deliberation and design: the case of online discussion forums. </w:t>
      </w:r>
      <w:r w:rsidRPr="00A85867">
        <w:rPr>
          <w:i/>
          <w:iCs/>
        </w:rPr>
        <w:t>New Media &amp; Society</w:t>
      </w:r>
      <w:r w:rsidRPr="00A85867">
        <w:t xml:space="preserve"> 9, 5: 849–869. https://doi.org/10.1177/1461444807081230</w:t>
      </w:r>
    </w:p>
    <w:p w14:paraId="0A185F7A" w14:textId="594D4C08" w:rsidR="00763873" w:rsidRPr="00763873" w:rsidRDefault="00763873">
      <w:pPr>
        <w:pPrChange w:id="38" w:author="Maurice Flechtner" w:date="2026-05-28T10:38:00Z" w16du:dateUtc="2026-05-28T08:38:00Z">
          <w:pPr>
            <w:pStyle w:val="Bibliography"/>
          </w:pPr>
        </w:pPrChange>
      </w:pPr>
      <w:ins w:id="39" w:author="Maurice Flechtner" w:date="2026-05-28T10:38:00Z" w16du:dateUtc="2026-05-28T08:38:00Z">
        <w:r>
          <w:t>40.</w:t>
        </w:r>
        <w:r>
          <w:tab/>
          <w:t>Andrea Ferrario, Al</w:t>
        </w:r>
      </w:ins>
      <w:ins w:id="40" w:author="Maurice Flechtner" w:date="2026-05-28T10:39:00Z" w16du:dateUtc="2026-05-28T08:39:00Z">
        <w:r>
          <w:t xml:space="preserve">essandro Facchini, and Alberto Termine. 2024. </w:t>
        </w:r>
        <w:r w:rsidRPr="00763873">
          <w:t>Experts or Authorities? The Strange Case of the Presumed Epistemic Superiority of Artificial Intelligence Systems</w:t>
        </w:r>
        <w:r>
          <w:t xml:space="preserve">. </w:t>
        </w:r>
      </w:ins>
      <w:ins w:id="41" w:author="Maurice Flechtner" w:date="2026-05-28T10:40:00Z" w16du:dateUtc="2026-05-28T08:40:00Z">
        <w:r w:rsidRPr="00763873">
          <w:rPr>
            <w:i/>
            <w:iCs/>
            <w:rPrChange w:id="42" w:author="Maurice Flechtner" w:date="2026-05-28T10:40:00Z" w16du:dateUtc="2026-05-28T08:40:00Z">
              <w:rPr/>
            </w:rPrChange>
          </w:rPr>
          <w:t>Minds &amp; Machines</w:t>
        </w:r>
        <w:r>
          <w:rPr>
            <w:i/>
            <w:iCs/>
          </w:rPr>
          <w:t xml:space="preserve"> </w:t>
        </w:r>
        <w:r>
          <w:t>34</w:t>
        </w:r>
        <w:r>
          <w:rPr>
            <w:i/>
            <w:iCs/>
          </w:rPr>
          <w:t xml:space="preserve">. </w:t>
        </w:r>
        <w:r w:rsidRPr="00763873">
          <w:rPr>
            <w:rPrChange w:id="43" w:author="Maurice Flechtner" w:date="2026-05-28T10:41:00Z" w16du:dateUtc="2026-05-28T08:41:00Z">
              <w:rPr>
                <w:i/>
                <w:iCs/>
              </w:rPr>
            </w:rPrChange>
          </w:rPr>
          <w:t>https://doi.org/10.1007/s11023-024-09681-1</w:t>
        </w:r>
      </w:ins>
    </w:p>
    <w:p w14:paraId="63D1980E" w14:textId="4BAB297D" w:rsidR="00223EB5" w:rsidRDefault="000B5778" w:rsidP="00A85867">
      <w:pPr>
        <w:spacing w:after="120" w:line="360" w:lineRule="auto"/>
        <w:jc w:val="both"/>
      </w:pPr>
      <w:r>
        <w:fldChar w:fldCharType="end"/>
      </w:r>
    </w:p>
    <w:sectPr w:rsidR="00223EB5">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Gustavo Kreia Umbelino" w:date="2026-05-29T06:52:00Z" w:initials="GKU">
    <w:p w14:paraId="3917C771" w14:textId="77777777" w:rsidR="006C7F9B" w:rsidRDefault="006C7F9B" w:rsidP="006C7F9B">
      <w:r>
        <w:rPr>
          <w:rStyle w:val="CommentReference"/>
        </w:rPr>
        <w:annotationRef/>
      </w:r>
      <w:r>
        <w:t>I rejected a suggestion here to match figure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17C7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FE9BEE" w16cex:dateUtc="2026-05-29T0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17C771" w16cid:durableId="20FE9B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5196"/>
    <w:multiLevelType w:val="hybridMultilevel"/>
    <w:tmpl w:val="E7901E7C"/>
    <w:lvl w:ilvl="0" w:tplc="20000001">
      <w:start w:val="1"/>
      <w:numFmt w:val="bullet"/>
      <w:lvlText w:val=""/>
      <w:lvlJc w:val="left"/>
      <w:pPr>
        <w:ind w:left="360" w:hanging="360"/>
      </w:pPr>
      <w:rPr>
        <w:rFonts w:ascii="Symbol" w:hAnsi="Symbol" w:hint="default"/>
        <w:b/>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0C5664DB"/>
    <w:multiLevelType w:val="hybridMultilevel"/>
    <w:tmpl w:val="E570B756"/>
    <w:lvl w:ilvl="0" w:tplc="10AC1CF2">
      <w:start w:val="1"/>
      <w:numFmt w:val="decimal"/>
      <w:lvlText w:val="%1."/>
      <w:lvlJc w:val="left"/>
      <w:pPr>
        <w:ind w:left="720" w:hanging="360"/>
      </w:pPr>
    </w:lvl>
    <w:lvl w:ilvl="1" w:tplc="F7C27B56">
      <w:numFmt w:val="decimal"/>
      <w:lvlText w:val=""/>
      <w:lvlJc w:val="left"/>
    </w:lvl>
    <w:lvl w:ilvl="2" w:tplc="2E5CE840">
      <w:numFmt w:val="decimal"/>
      <w:lvlText w:val=""/>
      <w:lvlJc w:val="left"/>
    </w:lvl>
    <w:lvl w:ilvl="3" w:tplc="82A8E182">
      <w:numFmt w:val="decimal"/>
      <w:lvlText w:val=""/>
      <w:lvlJc w:val="left"/>
    </w:lvl>
    <w:lvl w:ilvl="4" w:tplc="DB9A4BA2">
      <w:numFmt w:val="decimal"/>
      <w:lvlText w:val=""/>
      <w:lvlJc w:val="left"/>
    </w:lvl>
    <w:lvl w:ilvl="5" w:tplc="DBAE5CBA">
      <w:numFmt w:val="decimal"/>
      <w:lvlText w:val=""/>
      <w:lvlJc w:val="left"/>
    </w:lvl>
    <w:lvl w:ilvl="6" w:tplc="C43002EA">
      <w:numFmt w:val="decimal"/>
      <w:lvlText w:val=""/>
      <w:lvlJc w:val="left"/>
    </w:lvl>
    <w:lvl w:ilvl="7" w:tplc="0DA262EA">
      <w:numFmt w:val="decimal"/>
      <w:lvlText w:val=""/>
      <w:lvlJc w:val="left"/>
    </w:lvl>
    <w:lvl w:ilvl="8" w:tplc="0DACFCB6">
      <w:numFmt w:val="decimal"/>
      <w:lvlText w:val=""/>
      <w:lvlJc w:val="left"/>
    </w:lvl>
  </w:abstractNum>
  <w:abstractNum w:abstractNumId="2" w15:restartNumberingAfterBreak="0">
    <w:nsid w:val="11244236"/>
    <w:multiLevelType w:val="hybridMultilevel"/>
    <w:tmpl w:val="B29C7CD4"/>
    <w:lvl w:ilvl="0" w:tplc="20000001">
      <w:start w:val="1"/>
      <w:numFmt w:val="bullet"/>
      <w:lvlText w:val=""/>
      <w:lvlJc w:val="left"/>
      <w:pPr>
        <w:ind w:left="768" w:hanging="360"/>
      </w:pPr>
      <w:rPr>
        <w:rFonts w:ascii="Symbol" w:hAnsi="Symbol" w:hint="default"/>
      </w:rPr>
    </w:lvl>
    <w:lvl w:ilvl="1" w:tplc="20000003" w:tentative="1">
      <w:start w:val="1"/>
      <w:numFmt w:val="bullet"/>
      <w:lvlText w:val="o"/>
      <w:lvlJc w:val="left"/>
      <w:pPr>
        <w:ind w:left="1488" w:hanging="360"/>
      </w:pPr>
      <w:rPr>
        <w:rFonts w:ascii="Courier New" w:hAnsi="Courier New" w:cs="Courier New" w:hint="default"/>
      </w:rPr>
    </w:lvl>
    <w:lvl w:ilvl="2" w:tplc="20000005" w:tentative="1">
      <w:start w:val="1"/>
      <w:numFmt w:val="bullet"/>
      <w:lvlText w:val=""/>
      <w:lvlJc w:val="left"/>
      <w:pPr>
        <w:ind w:left="2208" w:hanging="360"/>
      </w:pPr>
      <w:rPr>
        <w:rFonts w:ascii="Wingdings" w:hAnsi="Wingdings" w:hint="default"/>
      </w:rPr>
    </w:lvl>
    <w:lvl w:ilvl="3" w:tplc="20000001" w:tentative="1">
      <w:start w:val="1"/>
      <w:numFmt w:val="bullet"/>
      <w:lvlText w:val=""/>
      <w:lvlJc w:val="left"/>
      <w:pPr>
        <w:ind w:left="2928" w:hanging="360"/>
      </w:pPr>
      <w:rPr>
        <w:rFonts w:ascii="Symbol" w:hAnsi="Symbol" w:hint="default"/>
      </w:rPr>
    </w:lvl>
    <w:lvl w:ilvl="4" w:tplc="20000003" w:tentative="1">
      <w:start w:val="1"/>
      <w:numFmt w:val="bullet"/>
      <w:lvlText w:val="o"/>
      <w:lvlJc w:val="left"/>
      <w:pPr>
        <w:ind w:left="3648" w:hanging="360"/>
      </w:pPr>
      <w:rPr>
        <w:rFonts w:ascii="Courier New" w:hAnsi="Courier New" w:cs="Courier New" w:hint="default"/>
      </w:rPr>
    </w:lvl>
    <w:lvl w:ilvl="5" w:tplc="20000005" w:tentative="1">
      <w:start w:val="1"/>
      <w:numFmt w:val="bullet"/>
      <w:lvlText w:val=""/>
      <w:lvlJc w:val="left"/>
      <w:pPr>
        <w:ind w:left="4368" w:hanging="360"/>
      </w:pPr>
      <w:rPr>
        <w:rFonts w:ascii="Wingdings" w:hAnsi="Wingdings" w:hint="default"/>
      </w:rPr>
    </w:lvl>
    <w:lvl w:ilvl="6" w:tplc="20000001" w:tentative="1">
      <w:start w:val="1"/>
      <w:numFmt w:val="bullet"/>
      <w:lvlText w:val=""/>
      <w:lvlJc w:val="left"/>
      <w:pPr>
        <w:ind w:left="5088" w:hanging="360"/>
      </w:pPr>
      <w:rPr>
        <w:rFonts w:ascii="Symbol" w:hAnsi="Symbol" w:hint="default"/>
      </w:rPr>
    </w:lvl>
    <w:lvl w:ilvl="7" w:tplc="20000003" w:tentative="1">
      <w:start w:val="1"/>
      <w:numFmt w:val="bullet"/>
      <w:lvlText w:val="o"/>
      <w:lvlJc w:val="left"/>
      <w:pPr>
        <w:ind w:left="5808" w:hanging="360"/>
      </w:pPr>
      <w:rPr>
        <w:rFonts w:ascii="Courier New" w:hAnsi="Courier New" w:cs="Courier New" w:hint="default"/>
      </w:rPr>
    </w:lvl>
    <w:lvl w:ilvl="8" w:tplc="20000005" w:tentative="1">
      <w:start w:val="1"/>
      <w:numFmt w:val="bullet"/>
      <w:lvlText w:val=""/>
      <w:lvlJc w:val="left"/>
      <w:pPr>
        <w:ind w:left="6528" w:hanging="360"/>
      </w:pPr>
      <w:rPr>
        <w:rFonts w:ascii="Wingdings" w:hAnsi="Wingdings" w:hint="default"/>
      </w:rPr>
    </w:lvl>
  </w:abstractNum>
  <w:abstractNum w:abstractNumId="3" w15:restartNumberingAfterBreak="0">
    <w:nsid w:val="1C982A31"/>
    <w:multiLevelType w:val="hybridMultilevel"/>
    <w:tmpl w:val="6AB65BB4"/>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4242762"/>
    <w:multiLevelType w:val="hybridMultilevel"/>
    <w:tmpl w:val="402E6FBA"/>
    <w:lvl w:ilvl="0" w:tplc="20000001">
      <w:start w:val="1"/>
      <w:numFmt w:val="bullet"/>
      <w:lvlText w:val=""/>
      <w:lvlJc w:val="left"/>
      <w:pPr>
        <w:ind w:left="770" w:hanging="360"/>
      </w:pPr>
      <w:rPr>
        <w:rFonts w:ascii="Symbol" w:hAnsi="Symbol" w:hint="default"/>
      </w:rPr>
    </w:lvl>
    <w:lvl w:ilvl="1" w:tplc="20000003" w:tentative="1">
      <w:start w:val="1"/>
      <w:numFmt w:val="bullet"/>
      <w:lvlText w:val="o"/>
      <w:lvlJc w:val="left"/>
      <w:pPr>
        <w:ind w:left="1490" w:hanging="360"/>
      </w:pPr>
      <w:rPr>
        <w:rFonts w:ascii="Courier New" w:hAnsi="Courier New" w:cs="Courier New" w:hint="default"/>
      </w:rPr>
    </w:lvl>
    <w:lvl w:ilvl="2" w:tplc="20000005" w:tentative="1">
      <w:start w:val="1"/>
      <w:numFmt w:val="bullet"/>
      <w:lvlText w:val=""/>
      <w:lvlJc w:val="left"/>
      <w:pPr>
        <w:ind w:left="2210" w:hanging="360"/>
      </w:pPr>
      <w:rPr>
        <w:rFonts w:ascii="Wingdings" w:hAnsi="Wingdings" w:hint="default"/>
      </w:rPr>
    </w:lvl>
    <w:lvl w:ilvl="3" w:tplc="20000001" w:tentative="1">
      <w:start w:val="1"/>
      <w:numFmt w:val="bullet"/>
      <w:lvlText w:val=""/>
      <w:lvlJc w:val="left"/>
      <w:pPr>
        <w:ind w:left="2930" w:hanging="360"/>
      </w:pPr>
      <w:rPr>
        <w:rFonts w:ascii="Symbol" w:hAnsi="Symbol" w:hint="default"/>
      </w:rPr>
    </w:lvl>
    <w:lvl w:ilvl="4" w:tplc="20000003" w:tentative="1">
      <w:start w:val="1"/>
      <w:numFmt w:val="bullet"/>
      <w:lvlText w:val="o"/>
      <w:lvlJc w:val="left"/>
      <w:pPr>
        <w:ind w:left="3650" w:hanging="360"/>
      </w:pPr>
      <w:rPr>
        <w:rFonts w:ascii="Courier New" w:hAnsi="Courier New" w:cs="Courier New" w:hint="default"/>
      </w:rPr>
    </w:lvl>
    <w:lvl w:ilvl="5" w:tplc="20000005" w:tentative="1">
      <w:start w:val="1"/>
      <w:numFmt w:val="bullet"/>
      <w:lvlText w:val=""/>
      <w:lvlJc w:val="left"/>
      <w:pPr>
        <w:ind w:left="4370" w:hanging="360"/>
      </w:pPr>
      <w:rPr>
        <w:rFonts w:ascii="Wingdings" w:hAnsi="Wingdings" w:hint="default"/>
      </w:rPr>
    </w:lvl>
    <w:lvl w:ilvl="6" w:tplc="20000001" w:tentative="1">
      <w:start w:val="1"/>
      <w:numFmt w:val="bullet"/>
      <w:lvlText w:val=""/>
      <w:lvlJc w:val="left"/>
      <w:pPr>
        <w:ind w:left="5090" w:hanging="360"/>
      </w:pPr>
      <w:rPr>
        <w:rFonts w:ascii="Symbol" w:hAnsi="Symbol" w:hint="default"/>
      </w:rPr>
    </w:lvl>
    <w:lvl w:ilvl="7" w:tplc="20000003" w:tentative="1">
      <w:start w:val="1"/>
      <w:numFmt w:val="bullet"/>
      <w:lvlText w:val="o"/>
      <w:lvlJc w:val="left"/>
      <w:pPr>
        <w:ind w:left="5810" w:hanging="360"/>
      </w:pPr>
      <w:rPr>
        <w:rFonts w:ascii="Courier New" w:hAnsi="Courier New" w:cs="Courier New" w:hint="default"/>
      </w:rPr>
    </w:lvl>
    <w:lvl w:ilvl="8" w:tplc="20000005" w:tentative="1">
      <w:start w:val="1"/>
      <w:numFmt w:val="bullet"/>
      <w:lvlText w:val=""/>
      <w:lvlJc w:val="left"/>
      <w:pPr>
        <w:ind w:left="6530" w:hanging="360"/>
      </w:pPr>
      <w:rPr>
        <w:rFonts w:ascii="Wingdings" w:hAnsi="Wingdings" w:hint="default"/>
      </w:rPr>
    </w:lvl>
  </w:abstractNum>
  <w:abstractNum w:abstractNumId="5" w15:restartNumberingAfterBreak="0">
    <w:nsid w:val="25A5684D"/>
    <w:multiLevelType w:val="hybridMultilevel"/>
    <w:tmpl w:val="17AA339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E0F26DD"/>
    <w:multiLevelType w:val="hybridMultilevel"/>
    <w:tmpl w:val="3890636A"/>
    <w:lvl w:ilvl="0" w:tplc="351A9530">
      <w:start w:val="1"/>
      <w:numFmt w:val="bullet"/>
      <w:lvlText w:val="●"/>
      <w:lvlJc w:val="left"/>
      <w:pPr>
        <w:ind w:left="720" w:hanging="360"/>
      </w:pPr>
    </w:lvl>
    <w:lvl w:ilvl="1" w:tplc="E1B0AA98">
      <w:start w:val="1"/>
      <w:numFmt w:val="bullet"/>
      <w:lvlText w:val="○"/>
      <w:lvlJc w:val="left"/>
      <w:pPr>
        <w:ind w:left="1440" w:hanging="360"/>
      </w:pPr>
    </w:lvl>
    <w:lvl w:ilvl="2" w:tplc="071ACE58">
      <w:start w:val="1"/>
      <w:numFmt w:val="bullet"/>
      <w:lvlText w:val="■"/>
      <w:lvlJc w:val="left"/>
      <w:pPr>
        <w:ind w:left="2160" w:hanging="360"/>
      </w:pPr>
    </w:lvl>
    <w:lvl w:ilvl="3" w:tplc="B0DEE894">
      <w:start w:val="1"/>
      <w:numFmt w:val="bullet"/>
      <w:lvlText w:val="●"/>
      <w:lvlJc w:val="left"/>
      <w:pPr>
        <w:ind w:left="2880" w:hanging="360"/>
      </w:pPr>
    </w:lvl>
    <w:lvl w:ilvl="4" w:tplc="0444F716">
      <w:start w:val="1"/>
      <w:numFmt w:val="bullet"/>
      <w:lvlText w:val="○"/>
      <w:lvlJc w:val="left"/>
      <w:pPr>
        <w:ind w:left="3600" w:hanging="360"/>
      </w:pPr>
    </w:lvl>
    <w:lvl w:ilvl="5" w:tplc="90B4C2EA">
      <w:start w:val="1"/>
      <w:numFmt w:val="bullet"/>
      <w:lvlText w:val="■"/>
      <w:lvlJc w:val="left"/>
      <w:pPr>
        <w:ind w:left="4320" w:hanging="360"/>
      </w:pPr>
    </w:lvl>
    <w:lvl w:ilvl="6" w:tplc="3112C92C">
      <w:start w:val="1"/>
      <w:numFmt w:val="bullet"/>
      <w:lvlText w:val="●"/>
      <w:lvlJc w:val="left"/>
      <w:pPr>
        <w:ind w:left="5040" w:hanging="360"/>
      </w:pPr>
    </w:lvl>
    <w:lvl w:ilvl="7" w:tplc="245EB07E">
      <w:start w:val="1"/>
      <w:numFmt w:val="bullet"/>
      <w:lvlText w:val="●"/>
      <w:lvlJc w:val="left"/>
      <w:pPr>
        <w:ind w:left="5760" w:hanging="360"/>
      </w:pPr>
    </w:lvl>
    <w:lvl w:ilvl="8" w:tplc="75608956">
      <w:start w:val="1"/>
      <w:numFmt w:val="bullet"/>
      <w:lvlText w:val="●"/>
      <w:lvlJc w:val="left"/>
      <w:pPr>
        <w:ind w:left="6480" w:hanging="360"/>
      </w:pPr>
    </w:lvl>
  </w:abstractNum>
  <w:abstractNum w:abstractNumId="7" w15:restartNumberingAfterBreak="0">
    <w:nsid w:val="32A82FB9"/>
    <w:multiLevelType w:val="hybridMultilevel"/>
    <w:tmpl w:val="BB648ED4"/>
    <w:lvl w:ilvl="0" w:tplc="BD308DE4">
      <w:start w:val="1"/>
      <w:numFmt w:val="lowerRoman"/>
      <w:lvlText w:val="iii)"/>
      <w:lvlJc w:val="right"/>
      <w:pPr>
        <w:ind w:left="720" w:hanging="360"/>
      </w:pPr>
    </w:lvl>
    <w:lvl w:ilvl="1" w:tplc="CFE2C806">
      <w:start w:val="1"/>
      <w:numFmt w:val="lowerLetter"/>
      <w:lvlText w:val="%2."/>
      <w:lvlJc w:val="left"/>
      <w:pPr>
        <w:ind w:left="1440" w:hanging="360"/>
      </w:pPr>
    </w:lvl>
    <w:lvl w:ilvl="2" w:tplc="1054C9E6">
      <w:start w:val="1"/>
      <w:numFmt w:val="lowerRoman"/>
      <w:lvlText w:val="%3."/>
      <w:lvlJc w:val="right"/>
      <w:pPr>
        <w:ind w:left="2160" w:hanging="180"/>
      </w:pPr>
    </w:lvl>
    <w:lvl w:ilvl="3" w:tplc="262CC400">
      <w:start w:val="1"/>
      <w:numFmt w:val="decimal"/>
      <w:lvlText w:val="%4."/>
      <w:lvlJc w:val="left"/>
      <w:pPr>
        <w:ind w:left="2880" w:hanging="360"/>
      </w:pPr>
    </w:lvl>
    <w:lvl w:ilvl="4" w:tplc="E8886856">
      <w:start w:val="1"/>
      <w:numFmt w:val="lowerLetter"/>
      <w:lvlText w:val="%5."/>
      <w:lvlJc w:val="left"/>
      <w:pPr>
        <w:ind w:left="3600" w:hanging="360"/>
      </w:pPr>
    </w:lvl>
    <w:lvl w:ilvl="5" w:tplc="2E4203EA">
      <w:start w:val="1"/>
      <w:numFmt w:val="lowerRoman"/>
      <w:lvlText w:val="%6."/>
      <w:lvlJc w:val="right"/>
      <w:pPr>
        <w:ind w:left="4320" w:hanging="180"/>
      </w:pPr>
    </w:lvl>
    <w:lvl w:ilvl="6" w:tplc="5FDC0E94">
      <w:start w:val="1"/>
      <w:numFmt w:val="decimal"/>
      <w:lvlText w:val="%7."/>
      <w:lvlJc w:val="left"/>
      <w:pPr>
        <w:ind w:left="5040" w:hanging="360"/>
      </w:pPr>
    </w:lvl>
    <w:lvl w:ilvl="7" w:tplc="AA9A6724">
      <w:start w:val="1"/>
      <w:numFmt w:val="lowerLetter"/>
      <w:lvlText w:val="%8."/>
      <w:lvlJc w:val="left"/>
      <w:pPr>
        <w:ind w:left="5760" w:hanging="360"/>
      </w:pPr>
    </w:lvl>
    <w:lvl w:ilvl="8" w:tplc="4D8202C6">
      <w:start w:val="1"/>
      <w:numFmt w:val="lowerRoman"/>
      <w:lvlText w:val="%9."/>
      <w:lvlJc w:val="right"/>
      <w:pPr>
        <w:ind w:left="6480" w:hanging="180"/>
      </w:pPr>
    </w:lvl>
  </w:abstractNum>
  <w:abstractNum w:abstractNumId="8" w15:restartNumberingAfterBreak="0">
    <w:nsid w:val="434864B0"/>
    <w:multiLevelType w:val="multilevel"/>
    <w:tmpl w:val="0D12E4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51B60"/>
    <w:multiLevelType w:val="hybridMultilevel"/>
    <w:tmpl w:val="AECC47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EB14FDD"/>
    <w:multiLevelType w:val="hybridMultilevel"/>
    <w:tmpl w:val="4D2E4F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8DB2B0E"/>
    <w:multiLevelType w:val="hybridMultilevel"/>
    <w:tmpl w:val="E930654C"/>
    <w:lvl w:ilvl="0" w:tplc="94D65B7C">
      <w:start w:val="1"/>
      <w:numFmt w:val="bullet"/>
      <w:lvlText w:val="•"/>
      <w:lvlJc w:val="left"/>
      <w:pPr>
        <w:ind w:left="360" w:hanging="360"/>
      </w:pPr>
    </w:lvl>
    <w:lvl w:ilvl="1" w:tplc="067881CC">
      <w:numFmt w:val="decimal"/>
      <w:lvlText w:val=""/>
      <w:lvlJc w:val="left"/>
    </w:lvl>
    <w:lvl w:ilvl="2" w:tplc="F3C8D5B4">
      <w:numFmt w:val="decimal"/>
      <w:lvlText w:val=""/>
      <w:lvlJc w:val="left"/>
    </w:lvl>
    <w:lvl w:ilvl="3" w:tplc="13A28796">
      <w:numFmt w:val="decimal"/>
      <w:lvlText w:val=""/>
      <w:lvlJc w:val="left"/>
    </w:lvl>
    <w:lvl w:ilvl="4" w:tplc="2EFCD630">
      <w:numFmt w:val="decimal"/>
      <w:lvlText w:val=""/>
      <w:lvlJc w:val="left"/>
    </w:lvl>
    <w:lvl w:ilvl="5" w:tplc="7F4CF6EA">
      <w:numFmt w:val="decimal"/>
      <w:lvlText w:val=""/>
      <w:lvlJc w:val="left"/>
    </w:lvl>
    <w:lvl w:ilvl="6" w:tplc="15CC88E0">
      <w:numFmt w:val="decimal"/>
      <w:lvlText w:val=""/>
      <w:lvlJc w:val="left"/>
    </w:lvl>
    <w:lvl w:ilvl="7" w:tplc="6A84E5C0">
      <w:numFmt w:val="decimal"/>
      <w:lvlText w:val=""/>
      <w:lvlJc w:val="left"/>
    </w:lvl>
    <w:lvl w:ilvl="8" w:tplc="8182C24A">
      <w:numFmt w:val="decimal"/>
      <w:lvlText w:val=""/>
      <w:lvlJc w:val="left"/>
    </w:lvl>
  </w:abstractNum>
  <w:num w:numId="1" w16cid:durableId="1530408478">
    <w:abstractNumId w:val="7"/>
  </w:num>
  <w:num w:numId="2" w16cid:durableId="1551452869">
    <w:abstractNumId w:val="6"/>
    <w:lvlOverride w:ilvl="0">
      <w:startOverride w:val="1"/>
    </w:lvlOverride>
  </w:num>
  <w:num w:numId="3" w16cid:durableId="1423407499">
    <w:abstractNumId w:val="11"/>
    <w:lvlOverride w:ilvl="0">
      <w:startOverride w:val="1"/>
    </w:lvlOverride>
  </w:num>
  <w:num w:numId="4" w16cid:durableId="306477052">
    <w:abstractNumId w:val="1"/>
    <w:lvlOverride w:ilvl="0">
      <w:startOverride w:val="1"/>
    </w:lvlOverride>
  </w:num>
  <w:num w:numId="5" w16cid:durableId="797454819">
    <w:abstractNumId w:val="5"/>
  </w:num>
  <w:num w:numId="6" w16cid:durableId="1225599328">
    <w:abstractNumId w:val="2"/>
  </w:num>
  <w:num w:numId="7" w16cid:durableId="882450844">
    <w:abstractNumId w:val="8"/>
  </w:num>
  <w:num w:numId="8" w16cid:durableId="535242275">
    <w:abstractNumId w:val="0"/>
  </w:num>
  <w:num w:numId="9" w16cid:durableId="1180895976">
    <w:abstractNumId w:val="3"/>
  </w:num>
  <w:num w:numId="10" w16cid:durableId="1151556362">
    <w:abstractNumId w:val="9"/>
  </w:num>
  <w:num w:numId="11" w16cid:durableId="1986228952">
    <w:abstractNumId w:val="4"/>
  </w:num>
  <w:num w:numId="12" w16cid:durableId="3512858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urice Flechtner">
    <w15:presenceInfo w15:providerId="AD" w15:userId="S::maurice.flechtner@zda.uzh.ch::b256db48-4cfc-4186-af19-f429d0670796"/>
  </w15:person>
  <w15:person w15:author="Gustavo Kreia Umbelino">
    <w15:presenceInfo w15:providerId="AD" w15:userId="S::gustavo.kreiaumbelino@fhnw.ch::284e4c38-6bf1-4392-9136-5f38184aa9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EB5"/>
    <w:rsid w:val="000658EC"/>
    <w:rsid w:val="0007390E"/>
    <w:rsid w:val="000B51CA"/>
    <w:rsid w:val="000B5778"/>
    <w:rsid w:val="000F6E48"/>
    <w:rsid w:val="0016375D"/>
    <w:rsid w:val="001D23CB"/>
    <w:rsid w:val="001D3AE9"/>
    <w:rsid w:val="001F7B4F"/>
    <w:rsid w:val="00223EB5"/>
    <w:rsid w:val="002305E9"/>
    <w:rsid w:val="00285DA5"/>
    <w:rsid w:val="00385307"/>
    <w:rsid w:val="00411305"/>
    <w:rsid w:val="004BDF82"/>
    <w:rsid w:val="005206A3"/>
    <w:rsid w:val="005665CB"/>
    <w:rsid w:val="0059738C"/>
    <w:rsid w:val="005A0E7C"/>
    <w:rsid w:val="005D71FA"/>
    <w:rsid w:val="00654BBC"/>
    <w:rsid w:val="006C7F9B"/>
    <w:rsid w:val="006D5BC8"/>
    <w:rsid w:val="006F02A7"/>
    <w:rsid w:val="00722DBF"/>
    <w:rsid w:val="00763873"/>
    <w:rsid w:val="00763D3A"/>
    <w:rsid w:val="007A3FF1"/>
    <w:rsid w:val="007E4A77"/>
    <w:rsid w:val="0086301F"/>
    <w:rsid w:val="008C3E6F"/>
    <w:rsid w:val="009607F7"/>
    <w:rsid w:val="009A4AC8"/>
    <w:rsid w:val="009B0080"/>
    <w:rsid w:val="009C0465"/>
    <w:rsid w:val="009E569C"/>
    <w:rsid w:val="00A041DB"/>
    <w:rsid w:val="00A77F8B"/>
    <w:rsid w:val="00A85867"/>
    <w:rsid w:val="00A950C4"/>
    <w:rsid w:val="00BC5C52"/>
    <w:rsid w:val="00C2057F"/>
    <w:rsid w:val="00C21485"/>
    <w:rsid w:val="00C6459F"/>
    <w:rsid w:val="00C749C0"/>
    <w:rsid w:val="00CC3099"/>
    <w:rsid w:val="00D07004"/>
    <w:rsid w:val="00DB5CD4"/>
    <w:rsid w:val="00DC05C9"/>
    <w:rsid w:val="00DD419F"/>
    <w:rsid w:val="00DE34CC"/>
    <w:rsid w:val="00DE70AF"/>
    <w:rsid w:val="00E30F98"/>
    <w:rsid w:val="00E45845"/>
    <w:rsid w:val="00E767F5"/>
    <w:rsid w:val="00EA2A6C"/>
    <w:rsid w:val="00EB0632"/>
    <w:rsid w:val="00FDBB2D"/>
    <w:rsid w:val="00FF5930"/>
    <w:rsid w:val="010C4F60"/>
    <w:rsid w:val="01424ECF"/>
    <w:rsid w:val="01599FA5"/>
    <w:rsid w:val="01C02579"/>
    <w:rsid w:val="01C7000C"/>
    <w:rsid w:val="0237218D"/>
    <w:rsid w:val="025E5B91"/>
    <w:rsid w:val="026144C9"/>
    <w:rsid w:val="0270FFE3"/>
    <w:rsid w:val="0288D285"/>
    <w:rsid w:val="02A97CE7"/>
    <w:rsid w:val="02EBCE47"/>
    <w:rsid w:val="03D65C0F"/>
    <w:rsid w:val="0450562C"/>
    <w:rsid w:val="0464AC70"/>
    <w:rsid w:val="048D626F"/>
    <w:rsid w:val="0497A330"/>
    <w:rsid w:val="0537423C"/>
    <w:rsid w:val="05705743"/>
    <w:rsid w:val="0586E76C"/>
    <w:rsid w:val="05D5D725"/>
    <w:rsid w:val="05E7DC03"/>
    <w:rsid w:val="05F0A6AA"/>
    <w:rsid w:val="060688D3"/>
    <w:rsid w:val="061101AD"/>
    <w:rsid w:val="0620D87A"/>
    <w:rsid w:val="0636249F"/>
    <w:rsid w:val="06388A88"/>
    <w:rsid w:val="06460ED0"/>
    <w:rsid w:val="06525077"/>
    <w:rsid w:val="06749D2D"/>
    <w:rsid w:val="06E8074D"/>
    <w:rsid w:val="06F32699"/>
    <w:rsid w:val="0708A954"/>
    <w:rsid w:val="07ADD1F6"/>
    <w:rsid w:val="07B85135"/>
    <w:rsid w:val="07D37C79"/>
    <w:rsid w:val="07D98680"/>
    <w:rsid w:val="0854205B"/>
    <w:rsid w:val="085C1B4C"/>
    <w:rsid w:val="08C3B5C3"/>
    <w:rsid w:val="08FE0BA7"/>
    <w:rsid w:val="0925EBAA"/>
    <w:rsid w:val="093A6638"/>
    <w:rsid w:val="0982787E"/>
    <w:rsid w:val="09B047FC"/>
    <w:rsid w:val="09B9DF0D"/>
    <w:rsid w:val="09BAC22E"/>
    <w:rsid w:val="09BBA975"/>
    <w:rsid w:val="09BBAD44"/>
    <w:rsid w:val="0A2C2CAD"/>
    <w:rsid w:val="0A3A4418"/>
    <w:rsid w:val="0A538759"/>
    <w:rsid w:val="0AC27A4F"/>
    <w:rsid w:val="0AE1F3E3"/>
    <w:rsid w:val="0AF0E496"/>
    <w:rsid w:val="0B3B29E0"/>
    <w:rsid w:val="0B4542E8"/>
    <w:rsid w:val="0B8C12A5"/>
    <w:rsid w:val="0B98AFD5"/>
    <w:rsid w:val="0BC5E460"/>
    <w:rsid w:val="0BCD8B8B"/>
    <w:rsid w:val="0C07782E"/>
    <w:rsid w:val="0C231227"/>
    <w:rsid w:val="0C2DC534"/>
    <w:rsid w:val="0C6932DC"/>
    <w:rsid w:val="0C97DEAF"/>
    <w:rsid w:val="0CB9349F"/>
    <w:rsid w:val="0CDBC6FD"/>
    <w:rsid w:val="0D07743F"/>
    <w:rsid w:val="0D662960"/>
    <w:rsid w:val="0D7E4202"/>
    <w:rsid w:val="0D883912"/>
    <w:rsid w:val="0D8D21B8"/>
    <w:rsid w:val="0DAEE4E8"/>
    <w:rsid w:val="0DAF1352"/>
    <w:rsid w:val="0DB9274E"/>
    <w:rsid w:val="0DE76713"/>
    <w:rsid w:val="0DF34D68"/>
    <w:rsid w:val="0E222453"/>
    <w:rsid w:val="0E466521"/>
    <w:rsid w:val="0E5FBCEE"/>
    <w:rsid w:val="0EA83B0D"/>
    <w:rsid w:val="0EBFFAD6"/>
    <w:rsid w:val="0EDE7C26"/>
    <w:rsid w:val="0F2A6D62"/>
    <w:rsid w:val="0F4CE943"/>
    <w:rsid w:val="0F60BD03"/>
    <w:rsid w:val="0F6F3BBF"/>
    <w:rsid w:val="0F7DF313"/>
    <w:rsid w:val="1028222B"/>
    <w:rsid w:val="102EF7F6"/>
    <w:rsid w:val="1053B07C"/>
    <w:rsid w:val="109AEE52"/>
    <w:rsid w:val="10C6A895"/>
    <w:rsid w:val="11253FA2"/>
    <w:rsid w:val="115AB675"/>
    <w:rsid w:val="1161F4F6"/>
    <w:rsid w:val="11E8DBAD"/>
    <w:rsid w:val="12055B34"/>
    <w:rsid w:val="12132180"/>
    <w:rsid w:val="1261D7D7"/>
    <w:rsid w:val="1294A381"/>
    <w:rsid w:val="12A5898E"/>
    <w:rsid w:val="12E1F724"/>
    <w:rsid w:val="13366249"/>
    <w:rsid w:val="136DE131"/>
    <w:rsid w:val="13A1771B"/>
    <w:rsid w:val="13C81EBB"/>
    <w:rsid w:val="13CA5D3D"/>
    <w:rsid w:val="140A3FF4"/>
    <w:rsid w:val="148C8A99"/>
    <w:rsid w:val="1499AE83"/>
    <w:rsid w:val="14DA8A93"/>
    <w:rsid w:val="15046358"/>
    <w:rsid w:val="153B83A2"/>
    <w:rsid w:val="1556CA01"/>
    <w:rsid w:val="15E60DFA"/>
    <w:rsid w:val="16161842"/>
    <w:rsid w:val="162DDDF9"/>
    <w:rsid w:val="163BF50C"/>
    <w:rsid w:val="16584729"/>
    <w:rsid w:val="169B6DDC"/>
    <w:rsid w:val="16D733C6"/>
    <w:rsid w:val="16F24DB2"/>
    <w:rsid w:val="16FEE618"/>
    <w:rsid w:val="17252EC6"/>
    <w:rsid w:val="172A7C73"/>
    <w:rsid w:val="17440BE1"/>
    <w:rsid w:val="1747E630"/>
    <w:rsid w:val="174AFDE3"/>
    <w:rsid w:val="174EDD83"/>
    <w:rsid w:val="177F6A3F"/>
    <w:rsid w:val="17BE8AA5"/>
    <w:rsid w:val="17FA28AA"/>
    <w:rsid w:val="180D234B"/>
    <w:rsid w:val="189D8763"/>
    <w:rsid w:val="18BAEFFA"/>
    <w:rsid w:val="19099F20"/>
    <w:rsid w:val="196E44A3"/>
    <w:rsid w:val="197D4237"/>
    <w:rsid w:val="19AA1799"/>
    <w:rsid w:val="19DBC334"/>
    <w:rsid w:val="1A61568F"/>
    <w:rsid w:val="1A66F13E"/>
    <w:rsid w:val="1B05856D"/>
    <w:rsid w:val="1B0F706F"/>
    <w:rsid w:val="1B334012"/>
    <w:rsid w:val="1B5F474B"/>
    <w:rsid w:val="1B8AF255"/>
    <w:rsid w:val="1C4659D5"/>
    <w:rsid w:val="1C9586A9"/>
    <w:rsid w:val="1C97A8EB"/>
    <w:rsid w:val="1CA7B9CC"/>
    <w:rsid w:val="1D0CA446"/>
    <w:rsid w:val="1D337D37"/>
    <w:rsid w:val="1D5D28FA"/>
    <w:rsid w:val="1D72DC15"/>
    <w:rsid w:val="1D8A0A1F"/>
    <w:rsid w:val="1D981B4A"/>
    <w:rsid w:val="1E0EBB98"/>
    <w:rsid w:val="1E1C8D89"/>
    <w:rsid w:val="1E1D5CFE"/>
    <w:rsid w:val="1E9125C7"/>
    <w:rsid w:val="1E999170"/>
    <w:rsid w:val="1EF91A7A"/>
    <w:rsid w:val="1EFE7B49"/>
    <w:rsid w:val="1FED7AD7"/>
    <w:rsid w:val="203DDE6C"/>
    <w:rsid w:val="20B946CD"/>
    <w:rsid w:val="22041472"/>
    <w:rsid w:val="22191793"/>
    <w:rsid w:val="22A1D7C2"/>
    <w:rsid w:val="22B9A21C"/>
    <w:rsid w:val="22C3C9AD"/>
    <w:rsid w:val="2352A424"/>
    <w:rsid w:val="23CEBD62"/>
    <w:rsid w:val="23D1484C"/>
    <w:rsid w:val="240022A6"/>
    <w:rsid w:val="24297CBF"/>
    <w:rsid w:val="248C7A5C"/>
    <w:rsid w:val="2519660F"/>
    <w:rsid w:val="2519BE7E"/>
    <w:rsid w:val="2555D832"/>
    <w:rsid w:val="259E6689"/>
    <w:rsid w:val="25A9C1D2"/>
    <w:rsid w:val="25E25AD9"/>
    <w:rsid w:val="260D9129"/>
    <w:rsid w:val="26A60A85"/>
    <w:rsid w:val="26B2CE7B"/>
    <w:rsid w:val="26F4E4F2"/>
    <w:rsid w:val="26F5AABD"/>
    <w:rsid w:val="2702D70E"/>
    <w:rsid w:val="2717515B"/>
    <w:rsid w:val="271E6BBF"/>
    <w:rsid w:val="27252638"/>
    <w:rsid w:val="2738E85E"/>
    <w:rsid w:val="279ED8D8"/>
    <w:rsid w:val="27A8EBEC"/>
    <w:rsid w:val="27F47439"/>
    <w:rsid w:val="27F62842"/>
    <w:rsid w:val="27FD9F3A"/>
    <w:rsid w:val="28276A2C"/>
    <w:rsid w:val="28365668"/>
    <w:rsid w:val="285A4540"/>
    <w:rsid w:val="28D00EC1"/>
    <w:rsid w:val="28D70E6F"/>
    <w:rsid w:val="28F7E998"/>
    <w:rsid w:val="297C87F6"/>
    <w:rsid w:val="298764E8"/>
    <w:rsid w:val="29E631CF"/>
    <w:rsid w:val="2A1CE882"/>
    <w:rsid w:val="2A2B5258"/>
    <w:rsid w:val="2AA13F2B"/>
    <w:rsid w:val="2AE71463"/>
    <w:rsid w:val="2AFF45F1"/>
    <w:rsid w:val="2B174D21"/>
    <w:rsid w:val="2C83A9C2"/>
    <w:rsid w:val="2C932AAB"/>
    <w:rsid w:val="2C9436FA"/>
    <w:rsid w:val="2CD6F7C7"/>
    <w:rsid w:val="2CE7A787"/>
    <w:rsid w:val="2D199917"/>
    <w:rsid w:val="2D90432E"/>
    <w:rsid w:val="2E031A22"/>
    <w:rsid w:val="2E49909E"/>
    <w:rsid w:val="2E7F3F37"/>
    <w:rsid w:val="2E8724C5"/>
    <w:rsid w:val="2E88DD8F"/>
    <w:rsid w:val="2F65F083"/>
    <w:rsid w:val="2F826633"/>
    <w:rsid w:val="2FAFC7BA"/>
    <w:rsid w:val="3068C517"/>
    <w:rsid w:val="309A8922"/>
    <w:rsid w:val="30CCDB29"/>
    <w:rsid w:val="3105EC92"/>
    <w:rsid w:val="31DB2638"/>
    <w:rsid w:val="31E72808"/>
    <w:rsid w:val="324505E4"/>
    <w:rsid w:val="326BC50E"/>
    <w:rsid w:val="32AC45E6"/>
    <w:rsid w:val="32BF3561"/>
    <w:rsid w:val="32D4E665"/>
    <w:rsid w:val="32FC1100"/>
    <w:rsid w:val="3323849B"/>
    <w:rsid w:val="3328D23D"/>
    <w:rsid w:val="337B0425"/>
    <w:rsid w:val="33975DEB"/>
    <w:rsid w:val="33B2DA53"/>
    <w:rsid w:val="33BDA36B"/>
    <w:rsid w:val="33CEEE3D"/>
    <w:rsid w:val="3459E670"/>
    <w:rsid w:val="352364AC"/>
    <w:rsid w:val="353F5D22"/>
    <w:rsid w:val="359812EF"/>
    <w:rsid w:val="35B8875A"/>
    <w:rsid w:val="35CA54BD"/>
    <w:rsid w:val="35D2969C"/>
    <w:rsid w:val="368D8016"/>
    <w:rsid w:val="368E5F77"/>
    <w:rsid w:val="36D3BDA2"/>
    <w:rsid w:val="36E9D0FC"/>
    <w:rsid w:val="37672AE0"/>
    <w:rsid w:val="376FC979"/>
    <w:rsid w:val="378499A7"/>
    <w:rsid w:val="3795D2BA"/>
    <w:rsid w:val="380A14FC"/>
    <w:rsid w:val="381DD016"/>
    <w:rsid w:val="383737FD"/>
    <w:rsid w:val="384AD074"/>
    <w:rsid w:val="38BBBE41"/>
    <w:rsid w:val="38D7870E"/>
    <w:rsid w:val="38E12D87"/>
    <w:rsid w:val="38F9D178"/>
    <w:rsid w:val="393D6231"/>
    <w:rsid w:val="3950E91F"/>
    <w:rsid w:val="397FEDC1"/>
    <w:rsid w:val="398C4259"/>
    <w:rsid w:val="39D61B79"/>
    <w:rsid w:val="3A0DB75F"/>
    <w:rsid w:val="3A33E43F"/>
    <w:rsid w:val="3A3CD5D9"/>
    <w:rsid w:val="3A3F9265"/>
    <w:rsid w:val="3A4BE6B3"/>
    <w:rsid w:val="3A5E9115"/>
    <w:rsid w:val="3A7181F3"/>
    <w:rsid w:val="3A87640D"/>
    <w:rsid w:val="3AE2290F"/>
    <w:rsid w:val="3AECBB5B"/>
    <w:rsid w:val="3B522EC7"/>
    <w:rsid w:val="3BB63B62"/>
    <w:rsid w:val="3BF1DA52"/>
    <w:rsid w:val="3C2DA1DB"/>
    <w:rsid w:val="3C4426C9"/>
    <w:rsid w:val="3CC69CFD"/>
    <w:rsid w:val="3CF892C1"/>
    <w:rsid w:val="3D0700BA"/>
    <w:rsid w:val="3D6F925F"/>
    <w:rsid w:val="3D7D55E6"/>
    <w:rsid w:val="3D810D8D"/>
    <w:rsid w:val="3E6B32C5"/>
    <w:rsid w:val="3E77A901"/>
    <w:rsid w:val="3EA10F1E"/>
    <w:rsid w:val="3EF8E0B0"/>
    <w:rsid w:val="3EFB286D"/>
    <w:rsid w:val="3FA1ED03"/>
    <w:rsid w:val="3FDD798F"/>
    <w:rsid w:val="4020F58F"/>
    <w:rsid w:val="404CEFB7"/>
    <w:rsid w:val="40982409"/>
    <w:rsid w:val="40C48741"/>
    <w:rsid w:val="410F8B38"/>
    <w:rsid w:val="410FBF27"/>
    <w:rsid w:val="41DE7E58"/>
    <w:rsid w:val="42B583DA"/>
    <w:rsid w:val="42B60151"/>
    <w:rsid w:val="42D50699"/>
    <w:rsid w:val="42E14859"/>
    <w:rsid w:val="42E9046B"/>
    <w:rsid w:val="433FF4E3"/>
    <w:rsid w:val="4350BECE"/>
    <w:rsid w:val="43668EA2"/>
    <w:rsid w:val="437530E9"/>
    <w:rsid w:val="43B0FC13"/>
    <w:rsid w:val="43B13929"/>
    <w:rsid w:val="43B1A373"/>
    <w:rsid w:val="440E1CA9"/>
    <w:rsid w:val="442C6376"/>
    <w:rsid w:val="44311767"/>
    <w:rsid w:val="443296F7"/>
    <w:rsid w:val="44558295"/>
    <w:rsid w:val="446676D8"/>
    <w:rsid w:val="4554D10F"/>
    <w:rsid w:val="45578618"/>
    <w:rsid w:val="45AC4469"/>
    <w:rsid w:val="45DD5B52"/>
    <w:rsid w:val="460B58F6"/>
    <w:rsid w:val="461BEABD"/>
    <w:rsid w:val="464A22B6"/>
    <w:rsid w:val="46B677B2"/>
    <w:rsid w:val="46E3AFC0"/>
    <w:rsid w:val="475B3A93"/>
    <w:rsid w:val="476CB7E8"/>
    <w:rsid w:val="4795A4C7"/>
    <w:rsid w:val="47C7250A"/>
    <w:rsid w:val="47E66E8F"/>
    <w:rsid w:val="480131B3"/>
    <w:rsid w:val="485F05D0"/>
    <w:rsid w:val="486E87F2"/>
    <w:rsid w:val="488D2C99"/>
    <w:rsid w:val="48B1185A"/>
    <w:rsid w:val="48C13A6F"/>
    <w:rsid w:val="492E1D99"/>
    <w:rsid w:val="496246C9"/>
    <w:rsid w:val="499BDCF6"/>
    <w:rsid w:val="4A2177A0"/>
    <w:rsid w:val="4A35FE7B"/>
    <w:rsid w:val="4A5D1E3A"/>
    <w:rsid w:val="4A963D8F"/>
    <w:rsid w:val="4AE3B271"/>
    <w:rsid w:val="4AED1D5C"/>
    <w:rsid w:val="4B136726"/>
    <w:rsid w:val="4B1F18B1"/>
    <w:rsid w:val="4B4D74CF"/>
    <w:rsid w:val="4B54AB66"/>
    <w:rsid w:val="4B6926D3"/>
    <w:rsid w:val="4B87A037"/>
    <w:rsid w:val="4B9B70A8"/>
    <w:rsid w:val="4C44BD95"/>
    <w:rsid w:val="4C50E0F9"/>
    <w:rsid w:val="4D16EFF2"/>
    <w:rsid w:val="4D1B9E72"/>
    <w:rsid w:val="4D51FC97"/>
    <w:rsid w:val="4DCEB4B9"/>
    <w:rsid w:val="4DD9CE62"/>
    <w:rsid w:val="4E677EF9"/>
    <w:rsid w:val="4E7E87E0"/>
    <w:rsid w:val="4E91E752"/>
    <w:rsid w:val="4F0FD451"/>
    <w:rsid w:val="4F4040AC"/>
    <w:rsid w:val="4F65C3DB"/>
    <w:rsid w:val="4F9FDA4A"/>
    <w:rsid w:val="4FCD05BB"/>
    <w:rsid w:val="4FCEB504"/>
    <w:rsid w:val="4FDF76A4"/>
    <w:rsid w:val="5063F8F3"/>
    <w:rsid w:val="5085908D"/>
    <w:rsid w:val="508B4520"/>
    <w:rsid w:val="50A8D279"/>
    <w:rsid w:val="513E9C7C"/>
    <w:rsid w:val="51BEB8D6"/>
    <w:rsid w:val="523176CE"/>
    <w:rsid w:val="5241439C"/>
    <w:rsid w:val="52462E1A"/>
    <w:rsid w:val="524A2DCC"/>
    <w:rsid w:val="524D2FBB"/>
    <w:rsid w:val="52724596"/>
    <w:rsid w:val="529C4619"/>
    <w:rsid w:val="531242A6"/>
    <w:rsid w:val="531C84BF"/>
    <w:rsid w:val="532F8BBF"/>
    <w:rsid w:val="53455C15"/>
    <w:rsid w:val="53985C70"/>
    <w:rsid w:val="53B4A5ED"/>
    <w:rsid w:val="53D5CAF4"/>
    <w:rsid w:val="5434041E"/>
    <w:rsid w:val="54372B06"/>
    <w:rsid w:val="548FE89D"/>
    <w:rsid w:val="54987EFF"/>
    <w:rsid w:val="54C21EFF"/>
    <w:rsid w:val="559702FC"/>
    <w:rsid w:val="55CE606A"/>
    <w:rsid w:val="55D2B6A7"/>
    <w:rsid w:val="55F0BE97"/>
    <w:rsid w:val="55F76BFF"/>
    <w:rsid w:val="5608757D"/>
    <w:rsid w:val="561BBCE4"/>
    <w:rsid w:val="5646F773"/>
    <w:rsid w:val="5677FEFF"/>
    <w:rsid w:val="56C403AA"/>
    <w:rsid w:val="56F0A218"/>
    <w:rsid w:val="5708A7FA"/>
    <w:rsid w:val="5736C744"/>
    <w:rsid w:val="5744F7EA"/>
    <w:rsid w:val="57663E5A"/>
    <w:rsid w:val="57AE159C"/>
    <w:rsid w:val="57C1FF78"/>
    <w:rsid w:val="57C7057D"/>
    <w:rsid w:val="57D7885C"/>
    <w:rsid w:val="580E4641"/>
    <w:rsid w:val="589EDACC"/>
    <w:rsid w:val="58A53719"/>
    <w:rsid w:val="58F532B4"/>
    <w:rsid w:val="590EF53A"/>
    <w:rsid w:val="592C00D2"/>
    <w:rsid w:val="592EBB7E"/>
    <w:rsid w:val="59303687"/>
    <w:rsid w:val="59405FAB"/>
    <w:rsid w:val="5968A7DD"/>
    <w:rsid w:val="59D00569"/>
    <w:rsid w:val="59DF4BB2"/>
    <w:rsid w:val="59FF7EBB"/>
    <w:rsid w:val="5A3A4345"/>
    <w:rsid w:val="5A59D57F"/>
    <w:rsid w:val="5A6FB3E3"/>
    <w:rsid w:val="5AD0BC06"/>
    <w:rsid w:val="5AE39B22"/>
    <w:rsid w:val="5AE862BB"/>
    <w:rsid w:val="5B0AE349"/>
    <w:rsid w:val="5B15E1A9"/>
    <w:rsid w:val="5B26B12A"/>
    <w:rsid w:val="5B67207C"/>
    <w:rsid w:val="5B6A14F2"/>
    <w:rsid w:val="5B8FF807"/>
    <w:rsid w:val="5B9B1669"/>
    <w:rsid w:val="5BBD4FD5"/>
    <w:rsid w:val="5BCBCAC3"/>
    <w:rsid w:val="5C02B26F"/>
    <w:rsid w:val="5C50CB26"/>
    <w:rsid w:val="5C90592F"/>
    <w:rsid w:val="5CB5CFA0"/>
    <w:rsid w:val="5CB97AC5"/>
    <w:rsid w:val="5D16825F"/>
    <w:rsid w:val="5D9FB667"/>
    <w:rsid w:val="5DE6D597"/>
    <w:rsid w:val="5E308894"/>
    <w:rsid w:val="5E3F00DB"/>
    <w:rsid w:val="5E6E7603"/>
    <w:rsid w:val="5E7A097A"/>
    <w:rsid w:val="5E7FB729"/>
    <w:rsid w:val="5E9367E7"/>
    <w:rsid w:val="5EB731BD"/>
    <w:rsid w:val="5F38D926"/>
    <w:rsid w:val="5F479EE7"/>
    <w:rsid w:val="5FFFA59A"/>
    <w:rsid w:val="6004250F"/>
    <w:rsid w:val="601B92DB"/>
    <w:rsid w:val="6054C913"/>
    <w:rsid w:val="608DE4DD"/>
    <w:rsid w:val="6169EC6C"/>
    <w:rsid w:val="6177BF76"/>
    <w:rsid w:val="618617AB"/>
    <w:rsid w:val="61A3EE93"/>
    <w:rsid w:val="61AC90DB"/>
    <w:rsid w:val="61B94EB5"/>
    <w:rsid w:val="61C4AF42"/>
    <w:rsid w:val="62045B85"/>
    <w:rsid w:val="627170EB"/>
    <w:rsid w:val="6282EFF4"/>
    <w:rsid w:val="62C1871F"/>
    <w:rsid w:val="62C63CEB"/>
    <w:rsid w:val="62FC3F95"/>
    <w:rsid w:val="630991D4"/>
    <w:rsid w:val="637C46A9"/>
    <w:rsid w:val="63C26755"/>
    <w:rsid w:val="63FA5B34"/>
    <w:rsid w:val="64193247"/>
    <w:rsid w:val="641A28DE"/>
    <w:rsid w:val="641A46E1"/>
    <w:rsid w:val="64B6A24D"/>
    <w:rsid w:val="64CCC2FE"/>
    <w:rsid w:val="64F5ACE4"/>
    <w:rsid w:val="653D823B"/>
    <w:rsid w:val="654DD9D0"/>
    <w:rsid w:val="656B30C6"/>
    <w:rsid w:val="656FACAD"/>
    <w:rsid w:val="662D2043"/>
    <w:rsid w:val="662DC3F2"/>
    <w:rsid w:val="6631C908"/>
    <w:rsid w:val="667595E6"/>
    <w:rsid w:val="66BF9B3C"/>
    <w:rsid w:val="67231082"/>
    <w:rsid w:val="673F2578"/>
    <w:rsid w:val="6766C7B5"/>
    <w:rsid w:val="680BA556"/>
    <w:rsid w:val="6827F732"/>
    <w:rsid w:val="686FF86B"/>
    <w:rsid w:val="68976DD7"/>
    <w:rsid w:val="68A87833"/>
    <w:rsid w:val="68CF44CB"/>
    <w:rsid w:val="691BCBAC"/>
    <w:rsid w:val="696A793B"/>
    <w:rsid w:val="697C44A9"/>
    <w:rsid w:val="6994A2C3"/>
    <w:rsid w:val="6A04CF8C"/>
    <w:rsid w:val="6A075751"/>
    <w:rsid w:val="6A1A5B3B"/>
    <w:rsid w:val="6A9552E3"/>
    <w:rsid w:val="6ABA0AC7"/>
    <w:rsid w:val="6AF219E3"/>
    <w:rsid w:val="6B2733FC"/>
    <w:rsid w:val="6B441BE7"/>
    <w:rsid w:val="6B5B263D"/>
    <w:rsid w:val="6C364D39"/>
    <w:rsid w:val="6D24D507"/>
    <w:rsid w:val="6D5B3520"/>
    <w:rsid w:val="6D7CF0D6"/>
    <w:rsid w:val="6D9BBC4D"/>
    <w:rsid w:val="6DAAA87E"/>
    <w:rsid w:val="6E2F5D3B"/>
    <w:rsid w:val="6EBBABB3"/>
    <w:rsid w:val="6ECA6F9D"/>
    <w:rsid w:val="6F9F9413"/>
    <w:rsid w:val="6FD999FA"/>
    <w:rsid w:val="705510EA"/>
    <w:rsid w:val="7059B59F"/>
    <w:rsid w:val="70BB4F2E"/>
    <w:rsid w:val="7110C1AA"/>
    <w:rsid w:val="713996F4"/>
    <w:rsid w:val="716CBBDE"/>
    <w:rsid w:val="71A67189"/>
    <w:rsid w:val="7227A383"/>
    <w:rsid w:val="723BF5F3"/>
    <w:rsid w:val="723DC1CF"/>
    <w:rsid w:val="72993C47"/>
    <w:rsid w:val="72AE5AEE"/>
    <w:rsid w:val="72F6A13F"/>
    <w:rsid w:val="731B0D53"/>
    <w:rsid w:val="733BDD5E"/>
    <w:rsid w:val="736A0FFD"/>
    <w:rsid w:val="7388C7D7"/>
    <w:rsid w:val="738B83AF"/>
    <w:rsid w:val="73930BA8"/>
    <w:rsid w:val="73AC0755"/>
    <w:rsid w:val="7407576B"/>
    <w:rsid w:val="741757F0"/>
    <w:rsid w:val="7417D6EE"/>
    <w:rsid w:val="742F20C4"/>
    <w:rsid w:val="744CAB1D"/>
    <w:rsid w:val="74A38F47"/>
    <w:rsid w:val="74A7C593"/>
    <w:rsid w:val="74D6ECA3"/>
    <w:rsid w:val="75147CEC"/>
    <w:rsid w:val="7514F8E9"/>
    <w:rsid w:val="75249ED9"/>
    <w:rsid w:val="754C294D"/>
    <w:rsid w:val="755772B0"/>
    <w:rsid w:val="75796DE0"/>
    <w:rsid w:val="75910455"/>
    <w:rsid w:val="7606A88E"/>
    <w:rsid w:val="764A3B2B"/>
    <w:rsid w:val="76F88E9A"/>
    <w:rsid w:val="76FD5BEA"/>
    <w:rsid w:val="771019D6"/>
    <w:rsid w:val="7725781D"/>
    <w:rsid w:val="77B10A30"/>
    <w:rsid w:val="77DF2D6C"/>
    <w:rsid w:val="77FBCBC9"/>
    <w:rsid w:val="781F5494"/>
    <w:rsid w:val="78288BE7"/>
    <w:rsid w:val="782D3964"/>
    <w:rsid w:val="78638C84"/>
    <w:rsid w:val="78984010"/>
    <w:rsid w:val="78B6FABE"/>
    <w:rsid w:val="78EBAA31"/>
    <w:rsid w:val="78FB201F"/>
    <w:rsid w:val="792BB232"/>
    <w:rsid w:val="799F4E29"/>
    <w:rsid w:val="79F9192D"/>
    <w:rsid w:val="7A7195B3"/>
    <w:rsid w:val="7A7F044E"/>
    <w:rsid w:val="7AC9AA2A"/>
    <w:rsid w:val="7AF5C788"/>
    <w:rsid w:val="7B0A15D6"/>
    <w:rsid w:val="7B0BB36B"/>
    <w:rsid w:val="7B7E423E"/>
    <w:rsid w:val="7BDE58FB"/>
    <w:rsid w:val="7C6EFB7C"/>
    <w:rsid w:val="7CDE478B"/>
    <w:rsid w:val="7CF071AA"/>
    <w:rsid w:val="7CFEBD05"/>
    <w:rsid w:val="7D001E49"/>
    <w:rsid w:val="7D0B2D2C"/>
    <w:rsid w:val="7D2325A3"/>
    <w:rsid w:val="7D5D70BD"/>
    <w:rsid w:val="7E9BC74E"/>
    <w:rsid w:val="7EC60B9B"/>
    <w:rsid w:val="7EE19907"/>
    <w:rsid w:val="7F21E54E"/>
    <w:rsid w:val="7F3459FA"/>
    <w:rsid w:val="7F81C4B0"/>
    <w:rsid w:val="7FCFE8F2"/>
    <w:rsid w:val="7FD8E427"/>
    <w:rsid w:val="7FDDEE5B"/>
  </w:rsids>
  <m:mathPr>
    <m:mathFont m:val="Cambria Math"/>
    <m:brkBin m:val="before"/>
    <m:brkBinSub m:val="--"/>
    <m:smallFrac m:val="0"/>
    <m:dispDef/>
    <m:lMargin m:val="0"/>
    <m:rMargin m:val="0"/>
    <m:defJc m:val="centerGroup"/>
    <m:wrapIndent m:val="1440"/>
    <m:intLim m:val="subSup"/>
    <m:naryLim m:val="undOvr"/>
  </m:mathPr>
  <w:themeFontLan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92765"/>
  <w15:docId w15:val="{10B87D47-5506-4CC5-8B24-38E023014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E5FBCEE"/>
    <w:rPr>
      <w:lang w:val="en-GB"/>
    </w:rPr>
  </w:style>
  <w:style w:type="paragraph" w:styleId="Heading1">
    <w:name w:val="heading 1"/>
    <w:uiPriority w:val="9"/>
    <w:qFormat/>
    <w:rsid w:val="000B5778"/>
    <w:pPr>
      <w:spacing w:before="280" w:after="120"/>
      <w:outlineLvl w:val="0"/>
    </w:pPr>
    <w:rPr>
      <w:b/>
      <w:bCs/>
      <w:sz w:val="22"/>
      <w:szCs w:val="24"/>
    </w:rPr>
  </w:style>
  <w:style w:type="paragraph" w:styleId="Heading2">
    <w:name w:val="heading 2"/>
    <w:uiPriority w:val="9"/>
    <w:unhideWhenUsed/>
    <w:qFormat/>
    <w:rsid w:val="000B5778"/>
    <w:pPr>
      <w:spacing w:before="200" w:after="100"/>
      <w:outlineLvl w:val="1"/>
    </w:pPr>
    <w:rPr>
      <w:bCs/>
      <w:i/>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E5FBCEE"/>
    <w:rPr>
      <w:sz w:val="24"/>
      <w:szCs w:val="24"/>
    </w:rPr>
  </w:style>
  <w:style w:type="character" w:styleId="CommentReference">
    <w:name w:val="annotation reference"/>
    <w:basedOn w:val="DefaultParagraphFont"/>
    <w:uiPriority w:val="99"/>
    <w:semiHidden/>
    <w:unhideWhenUsed/>
    <w:rsid w:val="00E45845"/>
    <w:rPr>
      <w:sz w:val="16"/>
      <w:szCs w:val="16"/>
    </w:rPr>
  </w:style>
  <w:style w:type="paragraph" w:styleId="CommentText">
    <w:name w:val="annotation text"/>
    <w:basedOn w:val="Normal"/>
    <w:link w:val="CommentTextChar"/>
    <w:uiPriority w:val="99"/>
    <w:unhideWhenUsed/>
    <w:rsid w:val="0E5FBCEE"/>
  </w:style>
  <w:style w:type="character" w:customStyle="1" w:styleId="CommentTextChar">
    <w:name w:val="Comment Text Char"/>
    <w:basedOn w:val="DefaultParagraphFont"/>
    <w:link w:val="CommentText"/>
    <w:uiPriority w:val="99"/>
    <w:rsid w:val="00E45845"/>
  </w:style>
  <w:style w:type="paragraph" w:styleId="CommentSubject">
    <w:name w:val="annotation subject"/>
    <w:basedOn w:val="CommentText"/>
    <w:next w:val="CommentText"/>
    <w:link w:val="CommentSubjectChar"/>
    <w:uiPriority w:val="99"/>
    <w:semiHidden/>
    <w:unhideWhenUsed/>
    <w:rsid w:val="00E45845"/>
    <w:rPr>
      <w:b/>
      <w:bCs/>
    </w:rPr>
  </w:style>
  <w:style w:type="character" w:customStyle="1" w:styleId="CommentSubjectChar">
    <w:name w:val="Comment Subject Char"/>
    <w:basedOn w:val="CommentTextChar"/>
    <w:link w:val="CommentSubject"/>
    <w:uiPriority w:val="99"/>
    <w:semiHidden/>
    <w:rsid w:val="00E45845"/>
    <w:rPr>
      <w:b/>
      <w:bCs/>
    </w:rPr>
  </w:style>
  <w:style w:type="character" w:styleId="UnresolvedMention">
    <w:name w:val="Unresolved Mention"/>
    <w:basedOn w:val="DefaultParagraphFont"/>
    <w:uiPriority w:val="99"/>
    <w:semiHidden/>
    <w:unhideWhenUsed/>
    <w:rsid w:val="00E45845"/>
    <w:rPr>
      <w:color w:val="605E5C"/>
      <w:shd w:val="clear" w:color="auto" w:fill="E1DFDD"/>
    </w:rPr>
  </w:style>
  <w:style w:type="paragraph" w:styleId="Bibliography">
    <w:name w:val="Bibliography"/>
    <w:basedOn w:val="Normal"/>
    <w:next w:val="Normal"/>
    <w:uiPriority w:val="37"/>
    <w:unhideWhenUsed/>
    <w:rsid w:val="0E5FBCEE"/>
    <w:pPr>
      <w:tabs>
        <w:tab w:val="left" w:pos="24"/>
      </w:tabs>
      <w:ind w:left="24" w:hanging="24"/>
    </w:pPr>
  </w:style>
  <w:style w:type="paragraph" w:styleId="Revision">
    <w:name w:val="Revision"/>
    <w:hidden/>
    <w:uiPriority w:val="99"/>
    <w:semiHidden/>
    <w:rsid w:val="00654BB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16</Pages>
  <Words>20490</Words>
  <Characters>116797</Characters>
  <Application>Microsoft Office Word</Application>
  <DocSecurity>0</DocSecurity>
  <Lines>973</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Gustavo Kreia Umbelino</cp:lastModifiedBy>
  <cp:revision>6</cp:revision>
  <dcterms:created xsi:type="dcterms:W3CDTF">2026-05-27T16:34:00Z</dcterms:created>
  <dcterms:modified xsi:type="dcterms:W3CDTF">2026-05-29T04:56:00Z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id="wVBHFiSt"/&gt;&lt;style id="http://www.zotero.org/styles/acm-sigchi-proceedings" hasBibliography="1" bibliographyStyleHasBeenSet="1"/&gt;&lt;prefs&gt;&lt;pref name="fieldType" value="Field"/&gt;&lt;/prefs&gt;&lt;/data&gt;</vt:lpwstr>
  </property>
</Properties>
</file>